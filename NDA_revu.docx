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1BBD" w14:textId="77777777" w:rsidR="00C00B3B" w:rsidRDefault="00000000">
      <w:pPr>
        <w:spacing w:before="480" w:after="240"/>
        <w:jc w:val="center"/>
      </w:pPr>
      <w:r>
        <w:rPr>
          <w:b/>
          <w:bCs/>
          <w:color w:val="1F3864"/>
          <w:sz w:val="36"/>
          <w:szCs w:val="36"/>
        </w:rPr>
        <w:t>ACCORD DE NON-DIVULGATION</w:t>
      </w:r>
    </w:p>
    <w:p w14:paraId="39A21BB8" w14:textId="77777777" w:rsidR="00C00B3B" w:rsidRDefault="00000000">
      <w:pPr>
        <w:spacing w:after="80"/>
        <w:jc w:val="center"/>
      </w:pPr>
      <w:r>
        <w:rPr>
          <w:i/>
          <w:iCs/>
          <w:color w:val="666666"/>
        </w:rPr>
        <w:t>(Non-Disclosure Agreement — NDA)</w:t>
      </w:r>
    </w:p>
    <w:p w14:paraId="1B0E3790" w14:textId="77777777" w:rsidR="00C00B3B" w:rsidRDefault="00C00B3B">
      <w:pPr>
        <w:pBdr>
          <w:bottom w:val="single" w:sz="6" w:space="1" w:color="2E5596"/>
        </w:pBdr>
        <w:spacing w:after="480"/>
        <w:jc w:val="center"/>
      </w:pPr>
    </w:p>
    <w:p w14:paraId="0B76615D" w14:textId="77777777" w:rsidR="00C00B3B" w:rsidRDefault="00000000">
      <w:pPr>
        <w:spacing w:before="240" w:after="200"/>
      </w:pPr>
      <w:r>
        <w:rPr>
          <w:b/>
          <w:bCs/>
        </w:rPr>
        <w:t>ENTRE LES SOUSSIGNÉS :</w:t>
      </w:r>
    </w:p>
    <w:p w14:paraId="5781DC4A" w14:textId="77777777" w:rsidR="00C00B3B" w:rsidRDefault="00000000">
      <w:pPr>
        <w:spacing w:before="120" w:after="80"/>
      </w:pPr>
      <w:r>
        <w:t xml:space="preserve">La société </w:t>
      </w:r>
      <w:r>
        <w:rPr>
          <w:b/>
          <w:bCs/>
        </w:rPr>
        <w:t>ACME SAS</w:t>
      </w:r>
      <w:r>
        <w:t>, société par actions simplifiée au capital de 100 000 euros, immatriculée au Registre du Commerce et des Sociétés de Paris sous le numéro 123 456 789, dont le siège social est situé au 10 rue de la Paix, 75001 Paris, représentée par Monsieur Jean Dupont, en sa qualité de Directeur Général,</w:t>
      </w:r>
    </w:p>
    <w:p w14:paraId="2BECE2DE" w14:textId="77777777" w:rsidR="00C00B3B" w:rsidRDefault="00000000">
      <w:pPr>
        <w:spacing w:before="120" w:after="120"/>
        <w:jc w:val="center"/>
      </w:pPr>
      <w:proofErr w:type="gramStart"/>
      <w:r>
        <w:rPr>
          <w:i/>
          <w:iCs/>
        </w:rPr>
        <w:t>ci</w:t>
      </w:r>
      <w:proofErr w:type="gramEnd"/>
      <w:r w:rsidR="1B6CE435">
        <w:rPr>
          <w:i/>
          <w:iCs/>
        </w:rPr>
        <w:t xml:space="preserve">-après désignée la </w:t>
      </w:r>
      <w:del w:id="79" w:author="Revue playbook (IA)" w:date="2026-04-04T15:04:16Z" w16du:dateUtc="2026-04-04T15:04:16Z">
        <w:r w:rsidDel="1B6CE435">
          <w:rPr>
            <w:i/>
            <w:iCs/>
          </w:rPr>
          <w:delText>« Partie Divulgatrice »</w:delText>
        </w:r>
      </w:del>
      <w:ins w:id="80" w:author="Revue playbook (IA)" w:date="2026-04-04T15:04:16Z" w16du:dateUtc="2026-04-04T15:04:16Z">
        <w:commentRangeStart w:id="18"/>
        <w:r w:rsidR="1B6CE435">
          <w:rPr>
            <w:i/>
            <w:iCs/>
          </w:rPr>
          <w:t>« Partie Divulgatrice »</w:t>
        </w:r>
      </w:ins>
      <w:r w:rsidR="1B6CE435">
        <w:rPr>
          <w:i/>
          <w:iCs/>
        </w:rPr>
        <w:t>,</w:t>
      </w:r>
      <w:commentRangeEnd w:id="18"/>
      <w:r w:rsidR="1B6CE435">
        <w:rPr>
          <w:rStyle w:val="CommentReference"/>
        </w:rPr>
        <w:commentReference w:id="18"/>
      </w:r>
    </w:p>
    <w:p w14:paraId="39C82C46" w14:textId="77777777" w:rsidR="00C00B3B" w:rsidRDefault="00000000">
      <w:pPr>
        <w:spacing w:before="80" w:after="120"/>
        <w:jc w:val="center"/>
      </w:pPr>
      <w:r>
        <w:rPr>
          <w:b/>
          <w:bCs/>
        </w:rPr>
        <w:t>ET</w:t>
      </w:r>
    </w:p>
    <w:p w14:paraId="4F575A29" w14:textId="77777777" w:rsidR="00C00B3B" w:rsidRDefault="00000000">
      <w:pPr>
        <w:spacing w:before="80" w:after="80"/>
      </w:pPr>
      <w:r>
        <w:t xml:space="preserve">La société </w:t>
      </w:r>
      <w:r>
        <w:rPr>
          <w:b/>
          <w:bCs/>
        </w:rPr>
        <w:t>[CONTREPARTIE SAS]</w:t>
      </w:r>
      <w:r>
        <w:t>, [forme juridique] au capital de [●] euros, immatriculée au Registre du Commerce et des Sociétés de [Ville] sous le numéro [●], dont le siège social est situé au [Adresse], représentée par [Prénom Nom], en sa qualité de [Titre],</w:t>
      </w:r>
    </w:p>
    <w:p w14:paraId="652AC3D7" w14:textId="77777777" w:rsidR="00C00B3B" w:rsidRDefault="00000000">
      <w:pPr>
        <w:spacing w:before="120" w:after="240"/>
        <w:jc w:val="center"/>
      </w:pPr>
      <w:proofErr w:type="gramStart"/>
      <w:r>
        <w:rPr>
          <w:i/>
          <w:iCs/>
        </w:rPr>
        <w:t>ci</w:t>
      </w:r>
      <w:proofErr w:type="gramEnd"/>
      <w:r w:rsidR="1B6CE435">
        <w:rPr>
          <w:i/>
          <w:iCs/>
        </w:rPr>
        <w:t xml:space="preserve">-après désignée la </w:t>
      </w:r>
      <w:del w:id="77" w:author="Revue playbook (IA)" w:date="2026-04-04T15:04:16Z" w16du:dateUtc="2026-04-04T15:04:16Z">
        <w:r w:rsidDel="1B6CE435">
          <w:rPr>
            <w:i/>
            <w:iCs/>
          </w:rPr>
          <w:delText>« Partie Réceptrice »</w:delText>
        </w:r>
      </w:del>
      <w:ins w:id="78" w:author="Revue playbook (IA)" w:date="2026-04-04T15:04:16Z" w16du:dateUtc="2026-04-04T15:04:16Z">
        <w:commentRangeStart w:id="19"/>
        <w:r w:rsidR="1B6CE435">
          <w:rPr>
            <w:i/>
            <w:iCs/>
          </w:rPr>
          <w:t>« Partie Réceptrice »</w:t>
        </w:r>
      </w:ins>
      <w:r w:rsidR="1B6CE435">
        <w:rPr>
          <w:i/>
          <w:iCs/>
        </w:rPr>
        <w:t>.</w:t>
      </w:r>
      <w:commentRangeEnd w:id="19"/>
      <w:r w:rsidR="1B6CE435">
        <w:rPr>
          <w:rStyle w:val="CommentReference"/>
        </w:rPr>
        <w:commentReference w:id="19"/>
      </w:r>
    </w:p>
    <w:p w14:paraId="34A7ECFE" w14:textId="77777777" w:rsidR="00C00B3B" w:rsidRDefault="00000000">
      <w:pPr>
        <w:spacing w:before="80" w:after="320"/>
        <w:jc w:val="center"/>
      </w:pPr>
      <w:r>
        <w:rPr>
          <w:i/>
          <w:iCs/>
        </w:rPr>
        <w:t>La Partie Divulgatrice et la Partie Réceptrice sont ci-après désignées individuellement une « Partie » et collectivement les « Parties ».</w:t>
      </w:r>
    </w:p>
    <w:p w14:paraId="293B969B" w14:textId="77777777" w:rsidR="00C00B3B" w:rsidRDefault="00000000">
      <w:pPr>
        <w:pStyle w:val="Titre1"/>
      </w:pPr>
      <w:r>
        <w:t>PRÉAMBULE</w:t>
      </w:r>
    </w:p>
    <w:p w14:paraId="6E0D72FA" w14:textId="77777777" w:rsidR="00C00B3B" w:rsidRDefault="00000000">
      <w:pPr>
        <w:spacing w:before="120" w:after="200"/>
      </w:pPr>
      <w:r>
        <w:t>Dans le cadre de discussions et négociations relatives à un éventuel partenariat commercial ou industriel (ci-après le « Projet »), les Parties sont amenées à s'échanger des informations confidentielles. Le présent accord a pour objet de définir les conditions dans lesquelles ces informations seront communiquées et protégées.</w:t>
      </w:r>
      <w:ins w:id="76" w:author="Revue playbook (IA)" w:date="2026-04-04T15:04:16Z" w16du:dateUtc="2026-04-04T15:04:16Z">
        <w:commentRangeStart w:id="20"/>
        <w:r w:rsidR="1B6CE435">
          <w:t xml:space="preserve"> Chaque Partie pourra être amenée à divulguer des Informations Confidentielles à l'autre Partie. Les obligations prévues au présent accord s'appliquent à chacune des Parties en qualité, selon le cas, de Partie Divulgatrice et de Partie Réceptrice.</w:t>
        </w:r>
      </w:ins>
      <w:commentRangeEnd w:id="20"/>
      <w:r w:rsidR="1B6CE435">
        <w:rPr>
          <w:rStyle w:val="CommentReference"/>
        </w:rPr>
        <w:commentReference w:id="20"/>
      </w:r>
    </w:p>
    <w:p w14:paraId="1500C347" w14:textId="77777777" w:rsidR="00C00B3B" w:rsidRDefault="00000000">
      <w:pPr>
        <w:pStyle w:val="Titre1"/>
      </w:pPr>
      <w:r>
        <w:t>ARTICLE 1 — DÉFINITION DES INFORMATIONS CONFIDENTIELLES</w:t>
      </w:r>
    </w:p>
    <w:p w14:paraId="59504831" w14:textId="77777777" w:rsidR="00C00B3B" w:rsidRDefault="00000000">
      <w:pPr>
        <w:spacing w:before="120" w:after="120"/>
      </w:pPr>
      <w:proofErr w:type="gramStart"/>
      <w:r>
        <w:t>1.1  Au</w:t>
      </w:r>
      <w:proofErr w:type="gramEnd"/>
      <w:r w:rsidR="1B6CE435">
        <w:t xml:space="preserve"> sens du présent accord, constituent des « Informations Confidentielles » </w:t>
      </w:r>
      <w:del w:id="0" w:author="Revue playbook (IA)" w:date="2026-04-04T15:03:30Z" w16du:dateUtc="2026-04-04T15:03:30Z">
        <w:r w:rsidDel="1B6CE435">
          <w:delText>toutes les informations, données, documents, procédés, savoir-faire, secrets commerciaux et techniques, stratégies commerciales, informations financières, listes de clients, codes sources, formules, plans et tout autre renseignement de quelque nature que ce soit, communiqués par la Partie Divulgatrice à la Partie Réceptrice, sous quelque forme que ce soit (écrite, orale, électronique, visuelle ou autre)</w:delText>
        </w:r>
      </w:del>
      <w:ins w:id="1" w:author="Revue playbook (IA)" w:date="2026-04-04T15:03:30Z" w16du:dateUtc="2026-04-04T15:03:30Z">
        <w:commentRangeStart w:id="21"/>
        <w:r w:rsidR="1B6CE435">
          <w:t>communiquées par une Partie à l'autre Partie</w:t>
        </w:r>
        <w:commentRangeStart w:id="0"/>
        <w:r w:rsidR="1B6CE435">
          <w:t>toutes les informations, de quelque nature ou forme que ce soit, </w:t>
        </w:r>
      </w:ins>
      <w:ins w:id="75" w:author="Revue playbook (IA)" w:date="2026-04-04T15:04:16Z" w16du:dateUtc="2026-04-04T15:04:16Z">
        <w:r w:rsidR="1B6CE435">
          <w:t xml:space="preserve"> dans le cadre du Projet, indépendamment de leur désignation formelle</w:t>
        </w:r>
      </w:ins>
      <w:r w:rsidR="1B6CE435">
        <w:t>.</w:t>
      </w:r>
      <w:commentRangeEnd w:id="0"/>
      <w:r w:rsidR="1B6CE435">
        <w:rPr>
          <w:rStyle w:val="CommentReference"/>
        </w:rPr>
        <w:commentReference w:id="0"/>
      </w:r>
      <w:commentRangeEnd w:id="21"/>
      <w:r w:rsidR="1B6CE435">
        <w:rPr>
          <w:rStyle w:val="CommentReference"/>
        </w:rPr>
        <w:commentReference w:id="21"/>
      </w:r>
    </w:p>
    <w:p w14:paraId="77EE71FD" w14:textId="77777777" w:rsidR="00C00B3B" w:rsidRDefault="00000000">
      <w:pPr>
        <w:spacing w:before="80" w:after="120"/>
      </w:pPr>
      <w:proofErr w:type="gramStart"/>
      <w:r w:rsidR="1B6CE435">
        <w:t xml:space="preserve">1.2  </w:t>
      </w:r>
      <w:del w:id="20" w:author="Revue playbook (IA)" w:date="2026-04-04T15:03:40Z" w16du:dateUtc="2026-04-04T15:03:40Z">
        <w:r w:rsidDel="1B6CE435">
          <w:delText>Sont</w:delText>
        </w:r>
      </w:del>
      <w:del w:id="21" w:author="Revue playbook (IA)" w:date="2026-04-04T15:03:40Z" w16du:dateUtc="2026-04-04T15:03:40Z">
        <w:r w:rsidDel="1B6CE435">
          <w:delText> expressément exclues des Informations Confidentielles les informations qui :</w:delText>
        </w:r>
      </w:del>
      <w:ins w:id="22" w:author="Revue playbook (IA)" w:date="2026-04-04T15:03:40Z" w16du:dateUtc="2026-04-04T15:03:40Z">
        <w:commentRangeStart w:id="22"/>
        <w:r w:rsidR="1B6CE435">
          <w:t>la Partie réceptrice des informations</w:t>
        </w:r>
        <w:commentRangeStart w:id="3"/>
        <w:r w:rsidR="1B6CE435">
          <w:t>Ne constituent pas des Informations Confidentielles au sens du présent accord les informations dont </w:t>
        </w:r>
      </w:ins>
      <w:ins w:id="74" w:author="Revue playbook (IA)" w:date="2026-04-04T15:04:16Z" w16du:dateUtc="2026-04-04T15:04:16Z">
        <w:r w:rsidR="1B6CE435">
          <w:t xml:space="preserve"> peut démontrer, par preuve écrite, qu'elles :</w:t>
        </w:r>
      </w:ins>
      <w:proofErr w:type="gramEnd"/>
      <w:commentRangeEnd w:id="3"/>
      <w:r w:rsidR="1B6CE435">
        <w:rPr>
          <w:rStyle w:val="CommentReference"/>
        </w:rPr>
        <w:commentReference w:id="3"/>
      </w:r>
      <w:commentRangeEnd w:id="22"/>
      <w:r w:rsidR="1B6CE435">
        <w:rPr>
          <w:rStyle w:val="CommentReference"/>
        </w:rPr>
        <w:commentReference w:id="22"/>
      </w:r>
    </w:p>
    <w:p w14:paraId="1197F039" w14:textId="77777777" w:rsidR="00C00B3B" w:rsidRDefault="00000000">
      <w:pPr>
        <w:pStyle w:val="Paragraphedeliste"/>
        <w:numPr>
          <w:ilvl w:val="0"/>
          <w:numId w:val="2"/>
        </w:numPr>
        <w:spacing w:before="60" w:after="60"/>
      </w:pPr>
      <w:proofErr w:type="gramStart"/>
      <w:del w:id="17" w:author="Revue playbook (IA)" w:date="2026-04-04T15:03:40Z" w16du:dateUtc="2026-04-04T15:03:40Z">
        <w:r w:rsidDel="1B6CE435">
          <w:delText>étaient</w:delText>
        </w:r>
      </w:del>
      <w:del w:id="18" w:author="Revue playbook (IA)" w:date="2026-04-04T15:03:40Z" w16du:dateUtc="2026-04-04T15:03:40Z">
        <w:r w:rsidDel="1B6CE435">
          <w:delText> déjà connues du public au moment de leur divulgation ou le deviennent sans faute de la Partie Réceptrice</w:delText>
        </w:r>
      </w:del>
      <w:ins w:id="19" w:author="Revue playbook (IA)" w:date="2026-04-04T15:03:40Z" w16du:dateUtc="2026-04-04T15:03:40Z">
        <w:commentRangeStart w:id="4"/>
        <w:r w:rsidR="1B6CE435">
          <w:t>(i) étaient légitimement connues du public</w:t>
        </w:r>
      </w:ins>
      <w:r w:rsidR="1B6CE435">
        <w:t xml:space="preserve"> ;</w:t>
      </w:r>
      <w:proofErr w:type="gramEnd"/>
      <w:commentRangeEnd w:id="4"/>
      <w:r w:rsidR="1B6CE435">
        <w:rPr>
          <w:rStyle w:val="CommentReference"/>
        </w:rPr>
        <w:commentReference w:id="4"/>
      </w:r>
    </w:p>
    <w:p w14:paraId="0CE7712F" w14:textId="77777777" w:rsidR="00C00B3B" w:rsidRDefault="00000000">
      <w:pPr>
        <w:pStyle w:val="Paragraphedeliste"/>
        <w:numPr>
          <w:ilvl w:val="0"/>
          <w:numId w:val="2"/>
        </w:numPr>
        <w:spacing w:before="60" w:after="60"/>
      </w:pPr>
      <w:proofErr w:type="gramStart"/>
      <w:del w:id="14" w:author="Revue playbook (IA)" w:date="2026-04-04T15:03:40Z" w16du:dateUtc="2026-04-04T15:03:40Z">
        <w:r w:rsidDel="1B6CE435">
          <w:delText>étaient</w:delText>
        </w:r>
      </w:del>
      <w:del w:id="15" w:author="Revue playbook (IA)" w:date="2026-04-04T15:03:40Z" w16du:dateUtc="2026-04-04T15:03:40Z">
        <w:r w:rsidDel="1B6CE435">
          <w:delText> déjà en possession de la Partie Réceptrice, de façon licite, avant leur divulgation</w:delText>
        </w:r>
      </w:del>
      <w:ins w:id="16" w:author="Revue playbook (IA)" w:date="2026-04-04T15:03:40Z" w16du:dateUtc="2026-04-04T15:03:40Z">
        <w:commentRangeStart w:id="5"/>
        <w:r w:rsidR="1B6CE435">
          <w:t>(ii) étaient déjà en sa possession de façon licite</w:t>
        </w:r>
      </w:ins>
      <w:r w:rsidR="1B6CE435">
        <w:t xml:space="preserve"> ;</w:t>
      </w:r>
      <w:proofErr w:type="gramEnd"/>
      <w:commentRangeEnd w:id="5"/>
      <w:r w:rsidR="1B6CE435">
        <w:rPr>
          <w:rStyle w:val="CommentReference"/>
        </w:rPr>
        <w:commentReference w:id="5"/>
      </w:r>
    </w:p>
    <w:p w14:paraId="25EDCD93" w14:textId="77777777" w:rsidR="00C00B3B" w:rsidRDefault="00000000">
      <w:pPr>
        <w:pStyle w:val="Paragraphedeliste"/>
        <w:numPr>
          <w:ilvl w:val="0"/>
          <w:numId w:val="2"/>
        </w:numPr>
        <w:spacing w:before="60" w:after="60"/>
      </w:pPr>
      <w:proofErr w:type="gramStart"/>
      <w:del w:id="11" w:author="Revue playbook (IA)" w:date="2026-04-04T15:03:40Z" w16du:dateUtc="2026-04-04T15:03:40Z">
        <w:r w:rsidDel="1B6CE435">
          <w:delText>ont</w:delText>
        </w:r>
      </w:del>
      <w:del w:id="12" w:author="Revue playbook (IA)" w:date="2026-04-04T15:03:40Z" w16du:dateUtc="2026-04-04T15:03:40Z">
        <w:r w:rsidDel="1B6CE435">
          <w:delText> été légalement reçues d'un tiers non soumis à une obligation de confidentialité</w:delText>
        </w:r>
      </w:del>
      <w:ins w:id="13" w:author="Revue playbook (IA)" w:date="2026-04-04T15:03:40Z" w16du:dateUtc="2026-04-04T15:03:40Z">
        <w:commentRangeStart w:id="6"/>
        <w:r w:rsidR="1B6CE435">
          <w:t>(iii) lui ont été communiquées par un tiers sans restriction</w:t>
        </w:r>
      </w:ins>
      <w:r w:rsidR="1B6CE435">
        <w:t xml:space="preserve"> ;</w:t>
      </w:r>
      <w:proofErr w:type="gramEnd"/>
      <w:commentRangeEnd w:id="6"/>
      <w:r w:rsidR="1B6CE435">
        <w:rPr>
          <w:rStyle w:val="CommentReference"/>
        </w:rPr>
        <w:commentReference w:id="6"/>
      </w:r>
    </w:p>
    <w:p w14:paraId="2EF44E67" w14:textId="77777777" w:rsidR="00C00B3B" w:rsidRDefault="00000000">
      <w:pPr>
        <w:pStyle w:val="Paragraphedeliste"/>
        <w:numPr>
          <w:ilvl w:val="0"/>
          <w:numId w:val="2"/>
        </w:numPr>
        <w:spacing w:before="60" w:after="200"/>
      </w:pPr>
      <w:proofErr w:type="gramStart"/>
      <w:del w:id="8" w:author="Revue playbook (IA)" w:date="2026-04-04T15:03:40Z" w16du:dateUtc="2026-04-04T15:03:40Z">
        <w:r w:rsidDel="1B6CE435">
          <w:delText>ont</w:delText>
        </w:r>
      </w:del>
      <w:del w:id="9" w:author="Revue playbook (IA)" w:date="2026-04-04T15:03:40Z" w16du:dateUtc="2026-04-04T15:03:40Z">
        <w:r w:rsidDel="1B6CE435">
          <w:delText> été développées de manière indépendante par la Partie Réceptrice sans recours aux Informations Confidentielles</w:delText>
        </w:r>
      </w:del>
      <w:ins w:id="10" w:author="Revue playbook (IA)" w:date="2026-04-04T15:03:40Z" w16du:dateUtc="2026-04-04T15:03:40Z">
        <w:commentRangeStart w:id="7"/>
        <w:r w:rsidR="1B6CE435">
          <w:t>ou (iv) ont été développées indépendamment</w:t>
        </w:r>
      </w:ins>
      <w:r w:rsidR="1B6CE435">
        <w:t>.</w:t>
      </w:r>
      <w:proofErr w:type="gramEnd"/>
      <w:commentRangeEnd w:id="7"/>
      <w:r w:rsidR="1B6CE435">
        <w:rPr>
          <w:rStyle w:val="CommentReference"/>
        </w:rPr>
        <w:commentReference w:id="7"/>
      </w:r>
    </w:p>
    <w:p w14:paraId="6D70A2A0" w14:textId="77777777" w:rsidR="00C00B3B" w:rsidRDefault="00000000">
      <w:pPr>
        <w:pStyle w:val="Titre1"/>
      </w:pPr>
      <w:r>
        <w:t>ARTICLE 2 — OBLIGATIONS DE CONFIDENTIALITÉ</w:t>
      </w:r>
    </w:p>
    <w:p w14:paraId="151BD2D5" w14:textId="77777777" w:rsidR="00C00B3B" w:rsidRDefault="00000000">
      <w:pPr>
        <w:spacing w:before="120" w:after="120"/>
      </w:pPr>
      <w:proofErr w:type="gramStart"/>
      <w:r w:rsidR="1B6CE435">
        <w:lastRenderedPageBreak/>
      </w:r>
      <w:r w:rsidR="1B6CE435">
        <w:t xml:space="preserve">2.1  </w:t>
      </w:r>
      <w:del w:id="71" w:author="Revue playbook (IA)" w:date="2026-04-04T15:04:16Z" w16du:dateUtc="2026-04-04T15:04:16Z">
        <w:r w:rsidDel="1B6CE435">
          <w:delText>La</w:delText>
        </w:r>
      </w:del>
      <w:del w:id="72" w:author="Revue playbook (IA)" w:date="2026-04-04T15:04:16Z" w16du:dateUtc="2026-04-04T15:04:16Z">
        <w:r w:rsidDel="1B6CE435">
          <w:delText> Partie Réceptrice</w:delText>
        </w:r>
      </w:del>
      <w:ins w:id="73" w:author="Revue playbook (IA)" w:date="2026-04-04T15:04:16Z" w16du:dateUtc="2026-04-04T15:04:16Z">
        <w:r w:rsidR="1B6CE435">
          <w:t>Chaque Partie, en qualité de Partie Réceptrice,</w:t>
        </w:r>
      </w:ins>
      <w:r w:rsidR="1B6CE435">
        <w:t xml:space="preserve"> s'engage à :</w:t>
      </w:r>
      <w:proofErr w:type="gramEnd"/>
    </w:p>
    <w:p w14:paraId="6773EED9" w14:textId="77777777" w:rsidR="00C00B3B" w:rsidRDefault="00000000">
      <w:pPr>
        <w:pStyle w:val="Paragraphedeliste"/>
        <w:numPr>
          <w:ilvl w:val="0"/>
          <w:numId w:val="2"/>
        </w:numPr>
        <w:spacing w:before="60" w:after="60"/>
      </w:pPr>
      <w:proofErr w:type="gramStart"/>
      <w:r>
        <w:t>garder</w:t>
      </w:r>
      <w:proofErr w:type="gramEnd"/>
      <w:r>
        <w:t xml:space="preserve"> strictement confidentielles toutes les Informations Confidentielles reçues ;</w:t>
      </w:r>
    </w:p>
    <w:p w14:paraId="659EE0E2" w14:textId="77777777" w:rsidR="00C00B3B" w:rsidRDefault="00000000">
      <w:pPr>
        <w:pStyle w:val="Paragraphedeliste"/>
        <w:numPr>
          <w:ilvl w:val="0"/>
          <w:numId w:val="2"/>
        </w:numPr>
        <w:spacing w:before="60" w:after="60"/>
      </w:pPr>
      <w:proofErr w:type="gramStart"/>
      <w:r>
        <w:t>ne</w:t>
      </w:r>
      <w:proofErr w:type="gramEnd"/>
      <w:r w:rsidR="1B6CE435">
        <w:t xml:space="preserve"> pas divulguer les Informations Confidentielles à des tiers sans l'accord préalable et écrit </w:t>
      </w:r>
      <w:del w:id="69" w:author="Revue playbook (IA)" w:date="2026-04-04T15:04:16Z" w16du:dateUtc="2026-04-04T15:04:16Z">
        <w:r w:rsidDel="1B6CE435">
          <w:delText>de la Partie Divulgatrice</w:delText>
        </w:r>
      </w:del>
      <w:ins w:id="70" w:author="Revue playbook (IA)" w:date="2026-04-04T15:04:16Z" w16du:dateUtc="2026-04-04T15:04:16Z">
        <w:r w:rsidR="1B6CE435">
          <w:t>de la Partie Divulgatrice concernée</w:t>
        </w:r>
      </w:ins>
      <w:r w:rsidR="1B6CE435">
        <w:t xml:space="preserve"> ;</w:t>
      </w:r>
    </w:p>
    <w:p w14:paraId="1B262714" w14:textId="77777777" w:rsidR="00C00B3B" w:rsidRDefault="00000000">
      <w:pPr>
        <w:pStyle w:val="Paragraphedeliste"/>
        <w:numPr>
          <w:ilvl w:val="0"/>
          <w:numId w:val="2"/>
        </w:numPr>
        <w:spacing w:before="60" w:after="60"/>
      </w:pPr>
      <w:proofErr w:type="gramStart"/>
      <w:del w:id="31" w:author="Revue playbook (IA)" w:date="2026-04-04T15:03:49Z" w16du:dateUtc="2026-04-04T15:03:49Z">
        <w:r w:rsidDel="1B6CE435">
          <w:delText>n'utiliser</w:delText>
        </w:r>
      </w:del>
      <w:del w:id="32" w:author="Revue playbook (IA)" w:date="2026-04-04T15:03:49Z" w16du:dateUtc="2026-04-04T15:03:49Z">
        <w:r w:rsidDel="1B6CE435">
          <w:delText> les Informations Confidentielles qu'aux seules fins de l'évaluation ou de la réalisation du Projet</w:delText>
        </w:r>
      </w:del>
      <w:ins w:id="33" w:author="Revue playbook (IA)" w:date="2026-04-04T15:03:49Z" w16du:dateUtc="2026-04-04T15:03:49Z">
        <w:commentRangeStart w:id="12"/>
        <w:r w:rsidR="1B6CE435">
          <w:t>n'utiliser les Informations Confidentielles qu'aux seules fins de l'évaluation et de la réalisation du Projet, tel que défini en Annexe 1, à l'exclusion de tout autre usage</w:t>
        </w:r>
      </w:ins>
      <w:r w:rsidR="1B6CE435">
        <w:t xml:space="preserve"> ;</w:t>
      </w:r>
      <w:proofErr w:type="gramEnd"/>
      <w:commentRangeEnd w:id="12"/>
      <w:r w:rsidR="1B6CE435">
        <w:rPr>
          <w:rStyle w:val="CommentReference"/>
        </w:rPr>
        <w:commentReference w:id="12"/>
      </w:r>
    </w:p>
    <w:p w14:paraId="21B5F01A" w14:textId="77777777" w:rsidR="00C00B3B" w:rsidRDefault="00000000">
      <w:pPr>
        <w:pStyle w:val="Paragraphedeliste"/>
        <w:numPr>
          <w:ilvl w:val="0"/>
          <w:numId w:val="2"/>
        </w:numPr>
        <w:spacing w:before="60" w:after="200"/>
      </w:pPr>
      <w:proofErr w:type="gramStart"/>
      <w:del w:id="5" w:author="Revue playbook (IA)" w:date="2026-04-04T15:03:35Z" w16du:dateUtc="2026-04-04T15:03:35Z">
        <w:r w:rsidDel="1B6CE435">
          <w:delText>appliquer</w:delText>
        </w:r>
      </w:del>
      <w:del w:id="6" w:author="Revue playbook (IA)" w:date="2026-04-04T15:03:35Z" w16du:dateUtc="2026-04-04T15:03:35Z">
        <w:r w:rsidDel="1B6CE435">
          <w:delText> à la protection des Informations Confidentielles des mesures de sécurité au moins équivalentes à celles qu'elle applique à ses propres informations confidentielles, et en tout état de cause des mesures raisonnables</w:delText>
        </w:r>
      </w:del>
      <w:ins w:id="7" w:author="Revue playbook (IA)" w:date="2026-04-04T15:03:35Z" w16du:dateUtc="2026-04-04T15:03:35Z">
        <w:commentRangeStart w:id="2"/>
        <w:r w:rsidR="1B6CE435">
          <w:t>protéger les Informations Confidentielles par des mesures de sécurité raisonnables, appropriées à la nature et à la sensibilité des informations concernées, et au moins équivalentes aux mesures qu'elle applique à ses propres informations confidentielles</w:t>
        </w:r>
      </w:ins>
      <w:r w:rsidR="1B6CE435">
        <w:t>.</w:t>
      </w:r>
      <w:proofErr w:type="gramEnd"/>
      <w:commentRangeEnd w:id="2"/>
      <w:r w:rsidR="1B6CE435">
        <w:rPr>
          <w:rStyle w:val="CommentReference"/>
        </w:rPr>
        <w:commentReference w:id="2"/>
      </w:r>
    </w:p>
    <w:p w14:paraId="5BC8D402" w14:textId="77777777" w:rsidR="00C00B3B" w:rsidRDefault="00000000">
      <w:pPr>
        <w:spacing w:before="80" w:after="200"/>
      </w:pPr>
      <w:proofErr w:type="gramStart"/>
      <w:r w:rsidR="1B6CE435">
        <w:t xml:space="preserve">2.2  </w:t>
      </w:r>
      <w:del w:id="66" w:author="Revue playbook (IA)" w:date="2026-04-04T15:04:16Z" w16du:dateUtc="2026-04-04T15:04:16Z">
        <w:r w:rsidDel="1B6CE435">
          <w:delText>La</w:delText>
        </w:r>
      </w:del>
      <w:del w:id="67" w:author="Revue playbook (IA)" w:date="2026-04-04T15:04:16Z" w16du:dateUtc="2026-04-04T15:04:16Z">
        <w:r w:rsidDel="1B6CE435">
          <w:delText> Partie Réceptrice</w:delText>
        </w:r>
      </w:del>
      <w:ins w:id="68" w:author="Revue playbook (IA)" w:date="2026-04-04T15:04:16Z" w16du:dateUtc="2026-04-04T15:04:16Z">
        <w:r w:rsidR="1B6CE435">
          <w:t>Chaque Partie, en qualité de Partie Réceptrice,</w:t>
        </w:r>
      </w:ins>
      <w:r w:rsidR="1B6CE435">
        <w:t xml:space="preserve"> ne pourra communiquer les Informations Confidentielles qu'à ses collaborateurs, préposés ou conseils qui en auraient strictement besoin pour les seules fins du Projet (le « Besoin d'en Connaître ») et qui seront préalablement informés du caractère confidentiel desdites informations et soumis à des obligations de confidentialité au moins équivalentes à celles du présent accord.</w:t>
      </w:r>
      <w:proofErr w:type="gramEnd"/>
    </w:p>
    <w:p w14:paraId="427A4444" w14:textId="77777777" w:rsidR="00C00B3B" w:rsidRDefault="00000000">
      <w:pPr>
        <w:pStyle w:val="Titre1"/>
      </w:pPr>
      <w:r>
        <w:t>ARTICLE 3 — DURÉE</w:t>
      </w:r>
    </w:p>
    <w:p w14:paraId="6799C1FD" w14:textId="77777777" w:rsidR="00C00B3B" w:rsidRDefault="00000000">
      <w:pPr>
        <w:spacing w:before="120" w:after="200"/>
      </w:pPr>
      <w:proofErr w:type="gramStart"/>
      <w:r>
        <w:t>3.1  Le</w:t>
      </w:r>
      <w:proofErr w:type="gramEnd"/>
      <w:r>
        <w:t xml:space="preserve"> présent accord entre en vigueur à compter de sa signature par les deux Parties et est conclu pour une durée de trois (3) ans.</w:t>
      </w:r>
    </w:p>
    <w:p w14:paraId="10B3E639" w14:textId="77777777" w:rsidR="00C00B3B" w:rsidRDefault="00000000">
      <w:pPr>
        <w:spacing w:before="80" w:after="200"/>
      </w:pPr>
      <w:proofErr w:type="gramStart"/>
      <w:r w:rsidR="1B6CE435">
        <w:t xml:space="preserve">3.2  </w:t>
      </w:r>
      <w:del w:id="2" w:author="Revue playbook (IA)" w:date="2026-04-04T15:03:33Z" w16du:dateUtc="2026-04-04T15:03:33Z">
        <w:r w:rsidDel="1B6CE435">
          <w:delText>Les</w:delText>
        </w:r>
      </w:del>
      <w:del w:id="3" w:author="Revue playbook (IA)" w:date="2026-04-04T15:03:33Z" w16du:dateUtc="2026-04-04T15:03:33Z">
        <w:r w:rsidDel="1B6CE435">
          <w:delText> obligations de confidentialité issues du présent accord survivront à son expiration ou résiliation pour une durée supplémentaire de deux (2) ans, soit une durée totale maximale de protection de cinq (5) ans à compter de la date de divulgation de chaque Information Confidentielle.</w:delText>
        </w:r>
      </w:del>
      <w:ins w:id="4" w:author="Revue playbook (IA)" w:date="2026-04-04T15:03:33Z" w16du:dateUtc="2026-04-04T15:03:33Z">
        <w:commentRangeStart w:id="1"/>
        <w:r w:rsidR="1B6CE435">
          <w:t>Les obligations de confidentialité prévues au présent accord survivront à son expiration ou résiliation pendant une période de deux (2) ans supplémentaires. Les informations constituant des secrets commerciaux au sens applicable demeureront protégées sans limitation de durée.</w:t>
        </w:r>
      </w:ins>
      <w:proofErr w:type="gramEnd"/>
      <w:commentRangeEnd w:id="1"/>
      <w:r w:rsidR="1B6CE435">
        <w:rPr>
          <w:rStyle w:val="CommentReference"/>
        </w:rPr>
        <w:commentReference w:id="1"/>
      </w:r>
    </w:p>
    <w:p w14:paraId="6093CDFB" w14:textId="77777777" w:rsidR="00C00B3B" w:rsidRDefault="00000000">
      <w:pPr>
        <w:pStyle w:val="Titre1"/>
      </w:pPr>
      <w:r>
        <w:t>ARTICLE 4 — PROPRIÉTÉ DES INFORMATIONS</w:t>
      </w:r>
    </w:p>
    <w:p w14:paraId="2151F5A5" w14:textId="77777777" w:rsidR="00C00B3B" w:rsidRDefault="00000000">
      <w:pPr>
        <w:spacing w:before="120" w:after="200"/>
      </w:pPr>
      <w:proofErr w:type="gramStart"/>
      <w:r w:rsidR="1B6CE435">
        <w:t xml:space="preserve">4.1  </w:t>
      </w:r>
      <w:del w:id="62" w:author="Revue playbook (IA)" w:date="2026-04-04T15:04:16Z" w16du:dateUtc="2026-04-04T15:04:16Z">
        <w:r w:rsidDel="1B6CE435">
          <w:delText>Les</w:delText>
        </w:r>
      </w:del>
      <w:ins w:id="65" w:author="Revue playbook (IA)" w:date="2026-04-04T15:04:16Z" w16du:dateUtc="2026-04-04T15:04:16Z">
        <w:commentRangeStart w:id="25"/>
        <w:r w:rsidR="1B6CE435">
          <w:t>Les Informations Confidentielles demeurent la propriété exclusive de la Partie qui les divulgue. Le présent accord ne confère à la Partie qui les reçoit aucun droit de propriété intellectuelle, aucune licence et aucun autre droit sur les Informations Confidentielles, de quelque nature que ce soit, sur les Informations Confidentielles ou tout actif de la Partie Divulgatrice.</w:t>
        </w:r>
      </w:ins>
      <w:proofErr w:type="gramEnd"/>
      <w:del w:id="63" w:author="Revue playbook (IA)" w:date="2026-04-04T15:04:16Z" w16du:dateUtc="2026-04-04T15:04:16Z">
        <w:r w:rsidDel="1B6CE435">
          <w:delText> Informations Confidentielles demeurent la propriété exclusive de la Partie Divulgatrice. Le présent accord ne confère à la Partie Réceptrice aucun droit de propriété intellectuelle, aucune licence et aucun autre droit sur les Informations Confidentielles, </w:delText>
        </w:r>
      </w:del>
      <w:del w:id="40" w:author="Revue playbook (IA)" w:date="2026-04-04T15:03:58Z" w16du:dateUtc="2026-04-04T15:03:58Z">
        <w:r w:rsidDel="1B6CE435">
          <w:delText>sauf accord exprès et écrit des Parties</w:delText>
        </w:r>
      </w:del>
      <w:del w:id="64" w:author="Revue playbook (IA)" w:date="2026-04-04T15:04:16Z" w16du:dateUtc="2026-04-04T15:04:16Z">
        <w:r w:rsidDel="1B6CE435">
          <w:delText>.</w:delText>
        </w:r>
      </w:del>
      <w:commentRangeEnd w:id="16"/>
      <w:r w:rsidR="1B6CE435">
        <w:rPr>
          <w:rStyle w:val="CommentReference"/>
        </w:rPr>
        <w:commentReference w:id="16"/>
      </w:r>
      <w:commentRangeEnd w:id="25"/>
      <w:r w:rsidR="1B6CE435">
        <w:rPr>
          <w:rStyle w:val="CommentReference"/>
        </w:rPr>
        <w:commentReference w:id="25"/>
      </w:r>
    </w:p>
    <w:p w14:paraId="60497E27" w14:textId="77777777" w:rsidR="00C00B3B" w:rsidRDefault="00000000">
      <w:pPr>
        <w:spacing w:before="80" w:after="200"/>
      </w:pPr>
      <w:proofErr w:type="gramStart"/>
      <w:r w:rsidR="1B6CE435">
        <w:t xml:space="preserve">4.2  </w:t>
      </w:r>
      <w:del w:id="59" w:author="Revue playbook (IA)" w:date="2026-04-04T15:04:16Z" w16du:dateUtc="2026-04-04T15:04:16Z">
        <w:r w:rsidDel="1B6CE435">
          <w:delText>La</w:delText>
        </w:r>
      </w:del>
      <w:del w:id="60" w:author="Revue playbook (IA)" w:date="2026-04-04T15:04:16Z" w16du:dateUtc="2026-04-04T15:04:16Z">
        <w:r w:rsidDel="1B6CE435">
          <w:delText> Partie Réceptrice</w:delText>
        </w:r>
      </w:del>
      <w:ins w:id="61" w:author="Revue playbook (IA)" w:date="2026-04-04T15:04:16Z" w16du:dateUtc="2026-04-04T15:04:16Z">
        <w:r w:rsidR="1B6CE435">
          <w:t>Chaque Partie, en qualité de Partie Réceptrice,</w:t>
        </w:r>
      </w:ins>
      <w:r w:rsidR="1B6CE435">
        <w:t xml:space="preserve"> s'interdit expressément d'exploiter, directement ou indirectement, les Informations Confidentielles à d'autres fins que celles prévues au présent accord.</w:t>
      </w:r>
      <w:proofErr w:type="gramEnd"/>
    </w:p>
    <w:p w14:paraId="7E797562" w14:textId="77777777" w:rsidR="00C00B3B" w:rsidRDefault="00000000">
      <w:pPr>
        <w:pStyle w:val="Titre1"/>
      </w:pPr>
      <w:r>
        <w:t>ARTICLE 5 — RESTITUTION ET DESTRUCTION DES INFORMATIONS</w:t>
      </w:r>
    </w:p>
    <w:p w14:paraId="14991AEE" w14:textId="77777777" w:rsidR="00C00B3B" w:rsidRDefault="00000000">
      <w:pPr>
        <w:spacing w:before="120" w:after="200"/>
      </w:pPr>
      <w:proofErr w:type="gramStart"/>
      <w:r w:rsidR="1B6CE435">
        <w:t xml:space="preserve">5.1  </w:t>
      </w:r>
      <w:del w:id="54" w:author="Revue playbook (IA)" w:date="2026-04-04T15:04:16Z" w16du:dateUtc="2026-04-04T15:04:16Z">
        <w:r w:rsidDel="1B6CE435">
          <w:delText>À</w:delText>
        </w:r>
      </w:del>
      <w:del w:id="55" w:author="Revue playbook (IA)" w:date="2026-04-04T15:04:16Z" w16du:dateUtc="2026-04-04T15:04:16Z">
        <w:r w:rsidDel="1B6CE435">
          <w:delText> première demande de la Partie Divulgatrice ou à l'expiration du présent accord, la Partie Réceptrice</w:delText>
        </w:r>
      </w:del>
      <w:ins w:id="56" w:author="Revue playbook (IA)" w:date="2026-04-04T15:04:16Z" w16du:dateUtc="2026-04-04T15:04:16Z">
        <w:commentRangeStart w:id="27"/>
        <w:r w:rsidR="1B6CE435">
          <w:t>À première demande de la Partie Divulgatrice concernée ou à l'expiration du présent accord, la Partie Réceptrice</w:t>
        </w:r>
      </w:ins>
      <w:r w:rsidR="1B6CE435">
        <w:t xml:space="preserve"> s'engage à restituer ou, à défaut, à détruire l'ensemble des Informations Confidentielles en sa possession, sous quelque forme que ce soit, y compris toutes copies, reproductions, résumés ou analyses. </w:t>
      </w:r>
      <w:del w:id="57" w:author="Revue playbook (IA)" w:date="2026-04-04T15:04:16Z" w16du:dateUtc="2026-04-04T15:04:16Z">
        <w:r w:rsidDel="1B6CE435">
          <w:delText>La Partie Réceptrice </w:delText>
        </w:r>
      </w:del>
      <w:ins w:id="58" w:author="Revue playbook (IA)" w:date="2026-04-04T15:04:16Z" w16du:dateUtc="2026-04-04T15:04:16Z">
        <w:commentRangeStart w:id="23"/>
        <w:commentRangeStart w:id="24"/>
        <w:commentRangeStart w:id="26"/>
        <w:commentRangeStart w:id="28"/>
        <w:commentRangeStart w:id="29"/>
        <w:r w:rsidR="1B6CE435">
          <w:t>La Partie Réceptrice fournira à la Partie Divulgatrice concernée</w:t>
        </w:r>
      </w:ins>
      <w:proofErr w:type="gramEnd"/>
      <w:del w:id="29" w:author="Revue playbook (IA)" w:date="2026-04-04T15:03:47Z" w16du:dateUtc="2026-04-04T15:03:47Z">
        <w:r w:rsidDel="1B6CE435">
          <w:delText>fournira à la Partie Divulgatrice une attestation écrite de destruction</w:delText>
        </w:r>
      </w:del>
      <w:ins w:id="30" w:author="Revue playbook (IA)" w:date="2026-04-04T15:03:47Z" w16du:dateUtc="2026-04-04T15:03:47Z">
        <w:commentRangeStart w:id="10"/>
        <w:r w:rsidR="1B6CE435">
          <w:t> une attestation écrite de restitution ou destruction dans un délai de quarante-huit (48) heures</w:t>
        </w:r>
      </w:ins>
      <w:r w:rsidR="1B6CE435">
        <w:t xml:space="preserve"> </w:t>
      </w:r>
      <w:del w:id="27" w:author="Revue playbook (IA)" w:date="2026-04-04T15:03:46Z" w16du:dateUtc="2026-04-04T15:03:46Z">
        <w:r w:rsidDel="1B6CE435">
          <w:delText>dans un délai de quinze (15) jours ouvrés</w:delText>
        </w:r>
      </w:del>
      <w:ins w:id="28" w:author="Revue playbook (IA)" w:date="2026-04-04T15:03:46Z" w16du:dateUtc="2026-04-04T15:03:46Z">
        <w:commentRangeStart w:id="9"/>
        <w:r w:rsidR="1B6CE435">
          <w:t>dans un délai de cinq (5) jours ouvrés</w:t>
        </w:r>
      </w:ins>
      <w:r w:rsidR="1B6CE435">
        <w:t>.</w:t>
      </w:r>
      <w:commentRangeEnd w:id="9"/>
      <w:r w:rsidR="1B6CE435">
        <w:rPr>
          <w:rStyle w:val="CommentReference"/>
        </w:rPr>
        <w:commentReference w:id="9"/>
      </w:r>
      <w:commentRangeEnd w:id="10"/>
      <w:r w:rsidR="1B6CE435">
        <w:rPr>
          <w:rStyle w:val="CommentReference"/>
        </w:rPr>
        <w:commentReference w:id="10"/>
      </w:r>
      <w:commentRangeEnd w:id="23"/>
      <w:r w:rsidR="1B6CE435">
        <w:rPr>
          <w:rStyle w:val="CommentReference"/>
        </w:rPr>
        <w:commentReference w:id="23"/>
      </w:r>
      <w:commentRangeEnd w:id="24"/>
      <w:r w:rsidR="1B6CE435">
        <w:rPr>
          <w:rStyle w:val="CommentReference"/>
        </w:rPr>
        <w:commentReference w:id="24"/>
      </w:r>
      <w:commentRangeEnd w:id="26"/>
      <w:r w:rsidR="1B6CE435">
        <w:rPr>
          <w:rStyle w:val="CommentReference"/>
        </w:rPr>
        <w:commentReference w:id="26"/>
      </w:r>
      <w:commentRangeEnd w:id="27"/>
      <w:r w:rsidR="1B6CE435">
        <w:rPr>
          <w:rStyle w:val="CommentReference"/>
        </w:rPr>
        <w:commentReference w:id="27"/>
      </w:r>
      <w:commentRangeEnd w:id="28"/>
      <w:r w:rsidR="1B6CE435">
        <w:rPr>
          <w:rStyle w:val="CommentReference"/>
        </w:rPr>
        <w:commentReference w:id="28"/>
      </w:r>
      <w:commentRangeEnd w:id="29"/>
      <w:r w:rsidR="1B6CE435">
        <w:rPr>
          <w:rStyle w:val="CommentReference"/>
        </w:rPr>
        <w:commentReference w:id="29"/>
      </w:r>
    </w:p>
    <w:p w14:paraId="50AAC658" w14:textId="77777777" w:rsidR="00C00B3B" w:rsidRDefault="00000000">
      <w:pPr>
        <w:spacing w:before="80" w:after="200"/>
      </w:pPr>
      <w:proofErr w:type="gramStart"/>
      <w:r w:rsidR="1B6CE435">
        <w:t xml:space="preserve">5.2  </w:t>
      </w:r>
      <w:del w:id="50" w:author="Revue playbook (IA)" w:date="2026-04-04T15:04:16Z" w16du:dateUtc="2026-04-04T15:04:16Z">
        <w:r w:rsidDel="1B6CE435">
          <w:delText>La</w:delText>
        </w:r>
      </w:del>
      <w:del w:id="51" w:author="Revue playbook (IA)" w:date="2026-04-04T15:04:16Z" w16du:dateUtc="2026-04-04T15:04:16Z">
        <w:r w:rsidDel="1B6CE435">
          <w:delText> Partie Réceptrice</w:delText>
        </w:r>
      </w:del>
      <w:ins w:id="52" w:author="Revue playbook (IA)" w:date="2026-04-04T15:04:16Z" w16du:dateUtc="2026-04-04T15:04:16Z">
        <w:r w:rsidR="1B6CE435">
          <w:t>Chaque Partie, en qualité de Partie Réceptrice,</w:t>
        </w:r>
      </w:ins>
      <w:r w:rsidR="1B6CE435">
        <w:t xml:space="preserve"> pourra toutefois conserver les copies des Informations Confidentielles requises par voie légale ou réglementaire, </w:t>
      </w:r>
      <w:proofErr w:type="gramEnd"/>
      <w:del w:id="25" w:author="Revue playbook (IA)" w:date="2026-04-04T15:03:46Z" w16du:dateUtc="2026-04-04T15:03:46Z">
        <w:r w:rsidDel="1B6CE435">
          <w:delText>sous réserve d'en informer préalablement la Partie Divulgatrice</w:delText>
        </w:r>
      </w:del>
      <w:ins w:id="26" w:author="Revue playbook (IA)" w:date="2026-04-04T15:03:46Z" w16du:dateUtc="2026-04-04T15:03:46Z">
        <w:r w:rsidR="1B6CE435">
          <w:t>la Partie Divulgatrice concernée</w:t>
        </w:r>
        <w:commentRangeStart w:id="11"/>
        <w:r w:rsidR="1B6CE435">
          <w:t>sous réserve d'en informer préalablement </w:t>
        </w:r>
      </w:ins>
      <w:ins w:id="53" w:author="Revue playbook (IA)" w:date="2026-04-04T15:04:16Z" w16du:dateUtc="2026-04-04T15:04:16Z">
        <w:r w:rsidR="1B6CE435">
          <w:t xml:space="preserve"> et du maintien des obligations de confidentialité prévues au présent accord</w:t>
        </w:r>
      </w:ins>
      <w:r w:rsidR="1B6CE435">
        <w:t>.</w:t>
      </w:r>
      <w:commentRangeEnd w:id="11"/>
      <w:r w:rsidR="1B6CE435">
        <w:rPr>
          <w:rStyle w:val="CommentReference"/>
        </w:rPr>
        <w:commentReference w:id="11"/>
      </w:r>
    </w:p>
    <w:p w14:paraId="42880C6A" w14:textId="77777777" w:rsidR="00C00B3B" w:rsidRDefault="00000000">
      <w:pPr>
        <w:pStyle w:val="Titre1"/>
      </w:pPr>
      <w:r>
        <w:t>ARTICLE 6 — DIVULGATION CONTRAINTE</w:t>
      </w:r>
    </w:p>
    <w:p w14:paraId="78510E4E" w14:textId="77777777" w:rsidR="00C00B3B" w:rsidRDefault="00000000">
      <w:pPr>
        <w:spacing w:before="120" w:after="200"/>
      </w:pPr>
      <w:r w:rsidR="1B6CE435">
        <w:t xml:space="preserve">Dans le cas où </w:t>
      </w:r>
      <w:del w:id="48" w:author="Revue playbook (IA)" w:date="2026-04-04T15:04:16Z" w16du:dateUtc="2026-04-04T15:04:16Z">
        <w:r w:rsidDel="1B6CE435">
          <w:delText>la Partie Réceptrice serait contrainte</w:delText>
        </w:r>
      </w:del>
      <w:ins w:id="49" w:author="Revue playbook (IA)" w:date="2026-04-04T15:04:16Z" w16du:dateUtc="2026-04-04T15:04:16Z">
        <w:commentRangeStart w:id="30"/>
        <w:r w:rsidR="1B6CE435">
          <w:t>une Partie serait contrainte</w:t>
        </w:r>
      </w:ins>
      <w:r w:rsidR="1B6CE435">
        <w:t xml:space="preserve">, par une décision judiciaire, administrative ou réglementaire, de divulguer tout ou partie des Informations Confidentielles, </w:t>
      </w:r>
      <w:del w:id="23" w:author="Revue playbook (IA)" w:date="2026-04-04T15:03:43Z" w16du:dateUtc="2026-04-04T15:03:43Z">
        <w:r w:rsidDel="1B6CE435">
          <w:delText>elle devra en informer la Partie Divulgatrice dans les meilleurs délais</w:delText>
        </w:r>
      </w:del>
      <w:ins w:id="24" w:author="Revue playbook (IA)" w:date="2026-04-04T15:03:43Z" w16du:dateUtc="2026-04-04T15:03:43Z">
        <w:commentRangeStart w:id="31"/>
        <w:r w:rsidR="1B6CE435">
          <w:t>cette Partie notifiera la Partie Divulgatrice concernée</w:t>
        </w:r>
        <w:commentRangeStart w:id="8"/>
        <w:r w:rsidR="1B6CE435">
          <w:t> dans les meilleurs délais, coopérera raisonnablement pour permettre à celle-ci d'obtenir toute mesure de protection appropriée,</w:t>
        </w:r>
      </w:ins>
      <w:r w:rsidR="1B6CE435">
        <w:t xml:space="preserve"> afin de lui permettre de </w:t>
      </w:r>
      <w:r>
        <w:lastRenderedPageBreak/>
        <w:t>prendre les mesures conservatoires appropriées, et ne divulguera que la portion strictement nécessaire conformément à l'injonction reçue.</w:t>
      </w:r>
      <w:commentRangeEnd w:id="8"/>
      <w:r w:rsidR="1B6CE435">
        <w:rPr>
          <w:rStyle w:val="CommentReference"/>
        </w:rPr>
        <w:commentReference w:id="8"/>
      </w:r>
      <w:commentRangeEnd w:id="30"/>
      <w:r w:rsidR="1B6CE435">
        <w:rPr>
          <w:rStyle w:val="CommentReference"/>
        </w:rPr>
        <w:commentReference w:id="30"/>
      </w:r>
      <w:commentRangeEnd w:id="31"/>
      <w:r w:rsidR="1B6CE435">
        <w:rPr>
          <w:rStyle w:val="CommentReference"/>
        </w:rPr>
        <w:commentReference w:id="31"/>
      </w:r>
    </w:p>
    <w:p w14:paraId="589EB155" w14:textId="77777777" w:rsidR="00C00B3B" w:rsidRDefault="00000000">
      <w:pPr>
        <w:pStyle w:val="Titre1"/>
      </w:pPr>
      <w:r>
        <w:t>ARTICLE 7 — ABSENCE DE GARANTIE</w:t>
      </w:r>
    </w:p>
    <w:p w14:paraId="5B05F267" w14:textId="77777777" w:rsidR="00C00B3B" w:rsidRDefault="00000000">
      <w:pPr>
        <w:spacing w:before="120" w:after="200"/>
      </w:pPr>
      <w:r w:rsidR="1B6CE435">
        <w:t xml:space="preserve">Les Informations Confidentielles sont communiquées en l'état. </w:t>
      </w:r>
      <w:del w:id="46" w:author="Revue playbook (IA)" w:date="2026-04-04T15:04:16Z" w16du:dateUtc="2026-04-04T15:04:16Z">
        <w:r w:rsidDel="1B6CE435">
          <w:delText>La Partie Divulgatrice ne donne aucune garantie, expresse ou implicite, quant à leur exactitude, exhaustivité ou adéquation à un usage particulier. La responsabilité de la Partie Divulgatrice ne saurait être engagée de ce chef.</w:delText>
        </w:r>
      </w:del>
      <w:ins w:id="47" w:author="Revue playbook (IA)" w:date="2026-04-04T15:04:16Z" w16du:dateUtc="2026-04-04T15:04:16Z">
        <w:commentRangeStart w:id="32"/>
        <w:r w:rsidR="1B6CE435">
          <w:t>Chaque Partie, en qualité de Partie Divulgatrice, ne donne aucune garantie, expresse ou implicite, quant à l'exactitude, l'exhaustivité ou l'adéquation des Informations Confidentielles qu'elle communique à un usage particulier. La responsabilité de la Partie Divulgatrice ne saurait être engagée de ce chef.</w:t>
        </w:r>
      </w:ins>
      <w:commentRangeEnd w:id="32"/>
      <w:r w:rsidR="1B6CE435">
        <w:rPr>
          <w:rStyle w:val="CommentReference"/>
        </w:rPr>
        <w:commentReference w:id="32"/>
      </w:r>
    </w:p>
    <w:p w14:paraId="0E31422C" w14:textId="77777777" w:rsidR="00C00B3B" w:rsidRDefault="00000000">
      <w:pPr>
        <w:pStyle w:val="Titre1"/>
      </w:pPr>
      <w:r>
        <w:t>ARTICLE 8 — RESPONSABILITÉ ET RÉPARATION</w:t>
      </w:r>
    </w:p>
    <w:p w14:paraId="12C442EA" w14:textId="77777777" w:rsidR="00C00B3B" w:rsidRDefault="00000000">
      <w:pPr>
        <w:spacing w:before="120" w:after="200"/>
      </w:pPr>
      <w:proofErr w:type="gramStart"/>
      <w:r>
        <w:t>8.1  Tout</w:t>
      </w:r>
      <w:proofErr w:type="gramEnd"/>
      <w:r>
        <w:t xml:space="preserve"> manquement aux obligations du présent accord engage la responsabilité de la Partie défaillante qui devra indemniser l'autre Partie de l'intégralité du préjudice subi, direct et indirect.</w:t>
      </w:r>
    </w:p>
    <w:p w14:paraId="0E47D5F1" w14:textId="77777777" w:rsidR="00C00B3B" w:rsidRDefault="00000000">
      <w:pPr>
        <w:spacing w:before="80" w:after="200"/>
      </w:pPr>
      <w:proofErr w:type="gramStart"/>
      <w:r>
        <w:t>8.2  Les</w:t>
      </w:r>
      <w:proofErr w:type="gramEnd"/>
      <w:r w:rsidR="1B6CE435">
        <w:t xml:space="preserve"> Parties reconnaissent que la divulgation non autorisée d'Informations Confidentielles pourrait causer un préjudice irréparable </w:t>
      </w:r>
      <w:del w:id="44" w:author="Revue playbook (IA)" w:date="2026-04-04T15:04:16Z" w16du:dateUtc="2026-04-04T15:04:16Z">
        <w:r w:rsidDel="1B6CE435">
          <w:delText>à la Partie Divulgatrice, et qu'en conséquence celle-ci</w:delText>
        </w:r>
      </w:del>
      <w:ins w:id="45" w:author="Revue playbook (IA)" w:date="2026-04-04T15:04:16Z" w16du:dateUtc="2026-04-04T15:04:16Z">
        <w:commentRangeStart w:id="33"/>
        <w:r w:rsidR="1B6CE435">
          <w:t>à la Partie Divulgatrice concernée, et qu'en conséquence celle-ci</w:t>
        </w:r>
      </w:ins>
      <w:r w:rsidR="1B6CE435">
        <w:t xml:space="preserve"> serait fondée à solliciter des mesures d'urgence, notamment une injonction judiciaire, </w:t>
      </w:r>
      <w:del w:id="42" w:author="Revue playbook (IA)" w:date="2026-04-04T15:04:01Z" w16du:dateUtc="2026-04-04T15:04:01Z">
        <w:r w:rsidDel="1B6CE435">
          <w:delText>sans avoir à justifier d'un préjudice supplémentaire ni à constituer une garantie</w:delText>
        </w:r>
      </w:del>
      <w:ins w:id="43" w:author="Revue playbook (IA)" w:date="2026-04-04T15:04:01Z" w16du:dateUtc="2026-04-04T15:04:01Z">
        <w:commentRangeStart w:id="17"/>
        <w:r w:rsidR="1B6CE435">
          <w:t>sans obligation de justifier d'un préjudice supplémentaire</w:t>
        </w:r>
      </w:ins>
      <w:r w:rsidR="1B6CE435">
        <w:t>.</w:t>
      </w:r>
      <w:commentRangeEnd w:id="17"/>
      <w:r w:rsidR="1B6CE435">
        <w:rPr>
          <w:rStyle w:val="CommentReference"/>
        </w:rPr>
        <w:commentReference w:id="17"/>
      </w:r>
      <w:commentRangeEnd w:id="33"/>
      <w:r w:rsidR="1B6CE435">
        <w:rPr>
          <w:rStyle w:val="CommentReference"/>
        </w:rPr>
        <w:commentReference w:id="33"/>
      </w:r>
    </w:p>
    <w:p w14:paraId="74E7243D" w14:textId="77777777" w:rsidR="00C00B3B" w:rsidRDefault="00000000">
      <w:pPr>
        <w:pStyle w:val="Titre1"/>
      </w:pPr>
      <w:r>
        <w:t>ARTICLE 9 — NON-SOLLICITATION</w:t>
      </w:r>
    </w:p>
    <w:p w14:paraId="62662002" w14:textId="77777777" w:rsidR="00C00B3B" w:rsidRDefault="00000000">
      <w:pPr>
        <w:spacing w:before="120" w:after="200"/>
      </w:pPr>
      <w:r w:rsidR="1B6CE435">
        <w:t xml:space="preserve">Pendant la durée du présent accord et pendant une période de </w:t>
      </w:r>
      <w:del w:id="34" w:author="Revue playbook (IA)" w:date="2026-04-04T15:03:52Z" w16du:dateUtc="2026-04-04T15:03:52Z">
        <w:r w:rsidDel="1B6CE435">
          <w:delText>douze (12) mois</w:delText>
        </w:r>
      </w:del>
      <w:ins w:id="35" w:author="Revue playbook (IA)" w:date="2026-04-04T15:03:52Z" w16du:dateUtc="2026-04-04T15:03:52Z">
        <w:commentRangeStart w:id="13"/>
        <w:r w:rsidR="1B6CE435">
          <w:t>vingt-quatre (24) mois</w:t>
        </w:r>
      </w:ins>
      <w:r w:rsidR="1B6CE435">
        <w:t xml:space="preserve"> suivant son expiration ou résiliation, chaque Partie s'interdit de solliciter, directement ou indirectement, </w:t>
      </w:r>
      <w:del w:id="36" w:author="Revue playbook (IA)" w:date="2026-04-04T15:03:52Z" w16du:dateUtc="2026-04-04T15:03:52Z">
        <w:r w:rsidDel="1B6CE435">
          <w:delText>les salariés ou collaborateurs-clés de l'autre Partie ayant été impliqués dans le cadre du Projet</w:delText>
        </w:r>
      </w:del>
      <w:ins w:id="37" w:author="Revue playbook (IA)" w:date="2026-04-04T15:03:52Z" w16du:dateUtc="2026-04-04T15:03:52Z">
        <w:commentRangeStart w:id="14"/>
        <w:r w:rsidR="1B6CE435">
          <w:t>les salariés ou collaborateurs de l'autre Partie impliqués dans le Projet, sauf recrutement initié exclusivement par voie d'annonce publique</w:t>
        </w:r>
      </w:ins>
      <w:r w:rsidR="1B6CE435">
        <w:t>.</w:t>
      </w:r>
      <w:commentRangeEnd w:id="13"/>
      <w:r w:rsidR="1B6CE435">
        <w:rPr>
          <w:rStyle w:val="CommentReference"/>
        </w:rPr>
        <w:commentReference w:id="13"/>
      </w:r>
      <w:commentRangeEnd w:id="14"/>
      <w:r w:rsidR="1B6CE435">
        <w:rPr>
          <w:rStyle w:val="CommentReference"/>
        </w:rPr>
        <w:commentReference w:id="14"/>
      </w:r>
    </w:p>
    <w:p w14:paraId="02E6E37E" w14:textId="77777777" w:rsidR="00C00B3B" w:rsidRDefault="00000000">
      <w:pPr>
        <w:pStyle w:val="Titre1"/>
      </w:pPr>
      <w:r>
        <w:t>ARTICLE 10 — DISPOSITIONS GÉNÉRALES</w:t>
      </w:r>
    </w:p>
    <w:p w14:paraId="6EB2086D" w14:textId="77777777" w:rsidR="00C00B3B" w:rsidRDefault="00000000">
      <w:pPr>
        <w:spacing w:before="120" w:after="80"/>
      </w:pPr>
      <w:proofErr w:type="gramStart"/>
      <w:r>
        <w:rPr>
          <w:b/>
          <w:bCs/>
          <w:u w:val="single"/>
        </w:rPr>
        <w:t>10.1  Droit</w:t>
      </w:r>
      <w:proofErr w:type="gramEnd"/>
      <w:r>
        <w:rPr>
          <w:b/>
          <w:bCs/>
          <w:u w:val="single"/>
        </w:rPr>
        <w:t xml:space="preserve"> applicable et juridiction compétente.</w:t>
      </w:r>
    </w:p>
    <w:p w14:paraId="3EFA2B85" w14:textId="77777777" w:rsidR="00C00B3B" w:rsidRDefault="00000000">
      <w:pPr>
        <w:spacing w:before="60" w:after="120"/>
      </w:pPr>
      <w:del w:id="38" w:author="Revue playbook (IA)" w:date="2026-04-04T15:03:55Z" w16du:dateUtc="2026-04-04T15:03:55Z">
        <w:r w:rsidDel="1B6CE435">
          <w:delText>Le présent accord est soumis au droit français. Tout litige relatif à son interprétation ou à son exécution sera soumis à la compétence exclusive des tribunaux du ressort de la Cour d'appel de Paris.</w:delText>
        </w:r>
      </w:del>
      <w:ins w:id="39" w:author="Revue playbook (IA)" w:date="2026-04-04T15:03:55Z" w16du:dateUtc="2026-04-04T15:03:55Z">
        <w:commentRangeStart w:id="15"/>
        <w:r w:rsidR="1B6CE435">
          <w:t>Le présent accord est régi par le droit français. Tout différend sera soumis à la compétence exclusive des tribunaux de Paris, sans préjudice du droit de chaque Partie de solliciter toute mesure provisoire ou conservatoire devant tout tribunal compétent.</w:t>
        </w:r>
      </w:ins>
      <w:commentRangeEnd w:id="15"/>
      <w:r w:rsidR="1B6CE435">
        <w:rPr>
          <w:rStyle w:val="CommentReference"/>
        </w:rPr>
        <w:commentReference w:id="15"/>
      </w:r>
    </w:p>
    <w:p w14:paraId="1E6469B5" w14:textId="77777777" w:rsidR="00C00B3B" w:rsidRDefault="00000000">
      <w:pPr>
        <w:spacing w:before="80" w:after="80"/>
      </w:pPr>
      <w:proofErr w:type="gramStart"/>
      <w:r>
        <w:rPr>
          <w:b/>
          <w:bCs/>
          <w:u w:val="single"/>
        </w:rPr>
        <w:t>10.2  Indépendance</w:t>
      </w:r>
      <w:proofErr w:type="gramEnd"/>
      <w:r>
        <w:rPr>
          <w:b/>
          <w:bCs/>
          <w:u w:val="single"/>
        </w:rPr>
        <w:t xml:space="preserve"> des clauses.</w:t>
      </w:r>
    </w:p>
    <w:p w14:paraId="0D37F6CF" w14:textId="77777777" w:rsidR="00C00B3B" w:rsidRDefault="00000000">
      <w:pPr>
        <w:spacing w:before="60" w:after="120"/>
      </w:pPr>
      <w:r>
        <w:t xml:space="preserve">Si l'une quelconque des dispositions du présent accord est </w:t>
      </w:r>
      <w:proofErr w:type="gramStart"/>
      <w:r>
        <w:t>jugée</w:t>
      </w:r>
      <w:proofErr w:type="gramEnd"/>
      <w:r>
        <w:t xml:space="preserve"> invalide, illicite ou inapplicable, les autres dispositions demeureront en vigueur.</w:t>
      </w:r>
    </w:p>
    <w:p w14:paraId="37042390" w14:textId="77777777" w:rsidR="00C00B3B" w:rsidRDefault="00000000">
      <w:pPr>
        <w:spacing w:before="80" w:after="80"/>
      </w:pPr>
      <w:proofErr w:type="gramStart"/>
      <w:r>
        <w:rPr>
          <w:b/>
          <w:bCs/>
          <w:u w:val="single"/>
        </w:rPr>
        <w:t>10.3  Intégralité</w:t>
      </w:r>
      <w:proofErr w:type="gramEnd"/>
      <w:r>
        <w:rPr>
          <w:b/>
          <w:bCs/>
          <w:u w:val="single"/>
        </w:rPr>
        <w:t xml:space="preserve"> de l'accord.</w:t>
      </w:r>
    </w:p>
    <w:p w14:paraId="34D52647" w14:textId="77777777" w:rsidR="00C00B3B" w:rsidRDefault="00000000">
      <w:pPr>
        <w:spacing w:before="60" w:after="120"/>
      </w:pPr>
      <w:r>
        <w:t>Le présent accord constitue l'intégralité de l'accord entre les Parties concernant son objet et remplace tout accord antérieur, verbal ou écrit, portant sur le même sujet.</w:t>
      </w:r>
    </w:p>
    <w:p w14:paraId="702A38E6" w14:textId="77777777" w:rsidR="00C00B3B" w:rsidRDefault="00000000">
      <w:pPr>
        <w:spacing w:before="80" w:after="80"/>
      </w:pPr>
      <w:proofErr w:type="gramStart"/>
      <w:r>
        <w:rPr>
          <w:b/>
          <w:bCs/>
          <w:u w:val="single"/>
        </w:rPr>
        <w:t>10.4  Modification</w:t>
      </w:r>
      <w:proofErr w:type="gramEnd"/>
      <w:r>
        <w:rPr>
          <w:b/>
          <w:bCs/>
          <w:u w:val="single"/>
        </w:rPr>
        <w:t>.</w:t>
      </w:r>
    </w:p>
    <w:p w14:paraId="1ED5B7DB" w14:textId="77777777" w:rsidR="00C00B3B" w:rsidRDefault="00000000">
      <w:pPr>
        <w:spacing w:before="60" w:after="200"/>
      </w:pPr>
      <w:r>
        <w:t>Toute modification du présent accord devra faire l'objet d'un avenant signé par les représentants dûment habilités des deux Parties.</w:t>
      </w:r>
    </w:p>
    <w:p w14:paraId="07FB2068" w14:textId="77777777" w:rsidR="00C00B3B" w:rsidRDefault="00000000">
      <w:pPr>
        <w:pBdr>
          <w:top w:val="single" w:sz="6" w:space="1" w:color="2E5596"/>
        </w:pBdr>
        <w:spacing w:before="400" w:after="160"/>
      </w:pPr>
      <w:r>
        <w:rPr>
          <w:i/>
          <w:iCs/>
        </w:rPr>
        <w:t>Fait à Paris, le [DATE], en deux (2) exemplaires originaux.</w:t>
      </w:r>
    </w:p>
    <w:p w14:paraId="4816F313" w14:textId="77777777" w:rsidR="00C00B3B" w:rsidRDefault="00000000">
      <w:pPr>
        <w:spacing w:before="320" w:after="80"/>
      </w:pPr>
      <w:r>
        <w:rPr>
          <w:b/>
          <w:bCs/>
        </w:rPr>
        <w:t>Pour la Partie Divulgatrice</w:t>
      </w:r>
    </w:p>
    <w:p w14:paraId="3377E9B5" w14:textId="77777777" w:rsidR="00C00B3B" w:rsidRDefault="00000000">
      <w:pPr>
        <w:spacing w:before="60" w:after="40"/>
      </w:pPr>
      <w:r>
        <w:t>ACME SAS</w:t>
      </w:r>
    </w:p>
    <w:p w14:paraId="1A4D9B60" w14:textId="77777777" w:rsidR="00C00B3B" w:rsidRDefault="00000000">
      <w:pPr>
        <w:spacing w:before="40" w:after="40"/>
      </w:pPr>
      <w:r>
        <w:t>Représentée par : Monsieur Jean Dupont</w:t>
      </w:r>
    </w:p>
    <w:p w14:paraId="2E4E6474" w14:textId="77777777" w:rsidR="00C00B3B" w:rsidRDefault="00000000">
      <w:pPr>
        <w:spacing w:before="40" w:after="40"/>
      </w:pPr>
      <w:r>
        <w:lastRenderedPageBreak/>
        <w:t>Qualité : Directeur Général</w:t>
      </w:r>
    </w:p>
    <w:p w14:paraId="107080EC" w14:textId="77777777" w:rsidR="00C00B3B" w:rsidRDefault="00000000">
      <w:pPr>
        <w:spacing w:before="40" w:after="40"/>
      </w:pPr>
      <w:r>
        <w:t>Signature : _______________________________</w:t>
      </w:r>
    </w:p>
    <w:p w14:paraId="470E9BDA" w14:textId="77777777" w:rsidR="00C00B3B" w:rsidRDefault="00000000">
      <w:pPr>
        <w:spacing w:before="320" w:after="80"/>
      </w:pPr>
      <w:r>
        <w:rPr>
          <w:b/>
          <w:bCs/>
        </w:rPr>
        <w:t>Pour la Partie Réceptrice</w:t>
      </w:r>
    </w:p>
    <w:p w14:paraId="167DC3ED" w14:textId="77777777" w:rsidR="00C00B3B" w:rsidRDefault="00000000">
      <w:pPr>
        <w:spacing w:before="60" w:after="40"/>
      </w:pPr>
      <w:r>
        <w:t>[CONTREPARTIE SAS]</w:t>
      </w:r>
    </w:p>
    <w:p w14:paraId="71D22ABE" w14:textId="77777777" w:rsidR="00C00B3B" w:rsidRDefault="00000000">
      <w:pPr>
        <w:spacing w:before="40" w:after="40"/>
      </w:pPr>
      <w:r>
        <w:t>Représentée par : [Prénom Nom]</w:t>
      </w:r>
    </w:p>
    <w:p w14:paraId="26BEBE73" w14:textId="77777777" w:rsidR="00C00B3B" w:rsidRDefault="00000000">
      <w:pPr>
        <w:spacing w:before="40" w:after="40"/>
      </w:pPr>
      <w:r>
        <w:t>Qualité : [Titre]</w:t>
      </w:r>
    </w:p>
    <w:p w14:paraId="7E9D0C2D" w14:textId="77777777" w:rsidR="00C00B3B" w:rsidRDefault="00000000">
      <w:pPr>
        <w:spacing w:before="40" w:after="40"/>
      </w:pPr>
      <w:r>
        <w:t>Signature : _______________________________</w:t>
      </w:r>
    </w:p>
    <w:sectPr w:rsidR="00C00B3B">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ue playbook (IA)" w:date="2026-04-04T15:03:30Z" w:initials="R">
    <w:p w14:paraId="678E94DA" w14:textId="77777777" w:rsidR="1B6CE435" w:rsidRDefault="1B6CE435" w:rsidP="1B6CE435">
      <w:r w:rsidR="1B6CE435">
        <w:rPr>
          <w:rStyle w:val="CommentReference"/>
        </w:rPr>
        <w:annotationRef/>
      </w:r>
      <w:r w:rsidR="1B6CE435">
        <w:rPr>
          <w:color w:val="000000"/>
          <w:sz w:val="20"/>
          <w:szCs w:val="20"/>
        </w:rPr>
        <w:t>1. PÉRIMÈTRE DES INFORMATIONS CONFIDENTIELLES</w:t>
      </w:r>
    </w:p>
  </w:comment>
  <w:comment w:id="1" w:author="Revue playbook (IA)" w:date="2026-04-04T15:03:33Z" w:initials="R">
    <w:p w14:paraId="09142BDA" w14:textId="77777777" w:rsidR="1B6CE435" w:rsidRDefault="1B6CE435" w:rsidP="1B6CE435">
      <w:r w:rsidR="1B6CE435">
        <w:rPr>
          <w:rStyle w:val="CommentReference"/>
        </w:rPr>
        <w:annotationRef/>
      </w:r>
      <w:r w:rsidR="1B6CE435">
        <w:rPr>
          <w:color w:val="000000"/>
          <w:sz w:val="20"/>
          <w:szCs w:val="20"/>
        </w:rPr>
        <w:t>2. DURÉE DE CONFIDENTIALITÉ</w:t>
      </w:r>
    </w:p>
  </w:comment>
  <w:comment w:id="2" w:author="Revue playbook (IA)" w:date="2026-04-04T15:03:35Z" w:initials="R">
    <w:p w14:paraId="24E76E9B" w14:textId="77777777" w:rsidR="1B6CE435" w:rsidRDefault="1B6CE435" w:rsidP="1B6CE435">
      <w:r w:rsidR="1B6CE435">
        <w:rPr>
          <w:rStyle w:val="CommentReference"/>
        </w:rPr>
        <w:annotationRef/>
      </w:r>
      <w:r w:rsidR="1B6CE435">
        <w:rPr>
          <w:color w:val="000000"/>
          <w:sz w:val="20"/>
          <w:szCs w:val="20"/>
        </w:rPr>
        <w:t>3. STANDARD DE SOIN (Duty of Care)</w:t>
      </w:r>
    </w:p>
  </w:comment>
  <w:comment w:id="3" w:author="Revue playbook (IA)" w:date="2026-04-04T15:03:40Z" w:initials="R">
    <w:p w14:paraId="51032BF2" w14:textId="77777777" w:rsidR="1B6CE435" w:rsidRDefault="1B6CE435" w:rsidP="1B6CE435">
      <w:r w:rsidR="1B6CE435">
        <w:rPr>
          <w:rStyle w:val="CommentReference"/>
        </w:rPr>
        <w:annotationRef/>
      </w:r>
      <w:r w:rsidR="1B6CE435">
        <w:rPr>
          <w:color w:val="000000"/>
          <w:sz w:val="20"/>
          <w:szCs w:val="20"/>
        </w:rPr>
        <w:t>4. EXCEPTIONS À LA CONFIDENTIALITÉ</w:t>
      </w:r>
    </w:p>
  </w:comment>
  <w:comment w:id="4" w:author="Revue playbook (IA)" w:date="2026-04-04T15:03:40Z" w:initials="R">
    <w:p w14:paraId="43C74D23" w14:textId="77777777" w:rsidR="1B6CE435" w:rsidRDefault="1B6CE435" w:rsidP="1B6CE435">
      <w:r w:rsidR="1B6CE435">
        <w:rPr>
          <w:rStyle w:val="CommentReference"/>
        </w:rPr>
        <w:annotationRef/>
      </w:r>
      <w:r w:rsidR="1B6CE435">
        <w:rPr>
          <w:color w:val="000000"/>
          <w:sz w:val="20"/>
          <w:szCs w:val="20"/>
        </w:rPr>
        <w:t>4. EXCEPTIONS À LA CONFIDENTIALITÉ</w:t>
      </w:r>
    </w:p>
  </w:comment>
  <w:comment w:id="5" w:author="Revue playbook (IA)" w:date="2026-04-04T15:03:40Z" w:initials="R">
    <w:p w14:paraId="677B52D7" w14:textId="77777777" w:rsidR="1B6CE435" w:rsidRDefault="1B6CE435" w:rsidP="1B6CE435">
      <w:r w:rsidR="1B6CE435">
        <w:rPr>
          <w:rStyle w:val="CommentReference"/>
        </w:rPr>
        <w:annotationRef/>
      </w:r>
      <w:r w:rsidR="1B6CE435">
        <w:rPr>
          <w:color w:val="000000"/>
          <w:sz w:val="20"/>
          <w:szCs w:val="20"/>
        </w:rPr>
        <w:t>4. EXCEPTIONS À LA CONFIDENTIALITÉ</w:t>
      </w:r>
    </w:p>
  </w:comment>
  <w:comment w:id="6" w:author="Revue playbook (IA)" w:date="2026-04-04T15:03:40Z" w:initials="R">
    <w:p w14:paraId="0FD43868" w14:textId="77777777" w:rsidR="1B6CE435" w:rsidRDefault="1B6CE435" w:rsidP="1B6CE435">
      <w:r w:rsidR="1B6CE435">
        <w:rPr>
          <w:rStyle w:val="CommentReference"/>
        </w:rPr>
        <w:annotationRef/>
      </w:r>
      <w:r w:rsidR="1B6CE435">
        <w:rPr>
          <w:color w:val="000000"/>
          <w:sz w:val="20"/>
          <w:szCs w:val="20"/>
        </w:rPr>
        <w:t>4. EXCEPTIONS À LA CONFIDENTIALITÉ</w:t>
      </w:r>
    </w:p>
  </w:comment>
  <w:comment w:id="7" w:author="Revue playbook (IA)" w:date="2026-04-04T15:03:40Z" w:initials="R">
    <w:p w14:paraId="5CCAB3B2" w14:textId="77777777" w:rsidR="1B6CE435" w:rsidRDefault="1B6CE435" w:rsidP="1B6CE435">
      <w:r w:rsidR="1B6CE435">
        <w:rPr>
          <w:rStyle w:val="CommentReference"/>
        </w:rPr>
        <w:annotationRef/>
      </w:r>
      <w:r w:rsidR="1B6CE435">
        <w:rPr>
          <w:color w:val="000000"/>
          <w:sz w:val="20"/>
          <w:szCs w:val="20"/>
        </w:rPr>
        <w:t>4. EXCEPTIONS À LA CONFIDENTIALITÉ</w:t>
      </w:r>
    </w:p>
  </w:comment>
  <w:comment w:id="8" w:author="Revue playbook (IA)" w:date="2026-04-04T15:03:43Z" w:initials="R">
    <w:p w14:paraId="6614E0E5" w14:textId="77777777" w:rsidR="1B6CE435" w:rsidRDefault="1B6CE435" w:rsidP="1B6CE435">
      <w:r w:rsidR="1B6CE435">
        <w:rPr>
          <w:rStyle w:val="CommentReference"/>
        </w:rPr>
        <w:annotationRef/>
      </w:r>
      <w:r w:rsidR="1B6CE435">
        <w:rPr>
          <w:color w:val="000000"/>
          <w:sz w:val="20"/>
          <w:szCs w:val="20"/>
        </w:rPr>
        <w:t>5. DIVULGATION CONTRAINTE (Compelled Disclosure)</w:t>
      </w:r>
    </w:p>
  </w:comment>
  <w:comment w:id="9" w:author="Revue playbook (IA)" w:date="2026-04-04T15:03:47Z" w:initials="R">
    <w:p w14:paraId="7219B988" w14:textId="77777777" w:rsidR="1B6CE435" w:rsidRDefault="1B6CE435" w:rsidP="1B6CE435">
      <w:r w:rsidR="1B6CE435">
        <w:rPr>
          <w:rStyle w:val="CommentReference"/>
        </w:rPr>
        <w:annotationRef/>
      </w:r>
      <w:r w:rsidR="1B6CE435">
        <w:rPr>
          <w:color w:val="000000"/>
          <w:sz w:val="20"/>
          <w:szCs w:val="20"/>
        </w:rPr>
        <w:t>6. RESTITUTION ET DESTRUCTION</w:t>
      </w:r>
    </w:p>
  </w:comment>
  <w:comment w:id="10" w:author="Revue playbook (IA)" w:date="2026-04-04T15:03:47Z" w:initials="R">
    <w:p w14:paraId="2DDD31E7" w14:textId="77777777" w:rsidR="1B6CE435" w:rsidRDefault="1B6CE435" w:rsidP="1B6CE435">
      <w:r w:rsidR="1B6CE435">
        <w:rPr>
          <w:rStyle w:val="CommentReference"/>
        </w:rPr>
        <w:annotationRef/>
      </w:r>
      <w:r w:rsidR="1B6CE435">
        <w:rPr>
          <w:color w:val="000000"/>
          <w:sz w:val="20"/>
          <w:szCs w:val="20"/>
        </w:rPr>
        <w:t>6. RESTITUTION ET DESTRUCTION</w:t>
      </w:r>
    </w:p>
  </w:comment>
  <w:comment w:id="11" w:author="Revue playbook (IA)" w:date="2026-04-04T15:03:47Z" w:initials="R">
    <w:p w14:paraId="610002E8" w14:textId="77777777" w:rsidR="1B6CE435" w:rsidRDefault="1B6CE435" w:rsidP="1B6CE435">
      <w:r w:rsidR="1B6CE435">
        <w:rPr>
          <w:rStyle w:val="CommentReference"/>
        </w:rPr>
        <w:annotationRef/>
      </w:r>
      <w:r w:rsidR="1B6CE435">
        <w:rPr>
          <w:color w:val="000000"/>
          <w:sz w:val="20"/>
          <w:szCs w:val="20"/>
        </w:rPr>
        <w:t>6. RESTITUTION ET DESTRUCTION</w:t>
      </w:r>
    </w:p>
  </w:comment>
  <w:comment w:id="12" w:author="Revue playbook (IA)" w:date="2026-04-04T15:03:49Z" w:initials="R">
    <w:p w14:paraId="3DE50902" w14:textId="77777777" w:rsidR="1B6CE435" w:rsidRDefault="1B6CE435" w:rsidP="1B6CE435">
      <w:r w:rsidR="1B6CE435">
        <w:rPr>
          <w:rStyle w:val="CommentReference"/>
        </w:rPr>
        <w:annotationRef/>
      </w:r>
      <w:r w:rsidR="1B6CE435">
        <w:rPr>
          <w:color w:val="000000"/>
          <w:sz w:val="20"/>
          <w:szCs w:val="20"/>
        </w:rPr>
        <w:t>7. FINALITÉ D'UTILISATION (Purpose)</w:t>
      </w:r>
    </w:p>
  </w:comment>
  <w:comment w:id="13" w:author="Revue playbook (IA)" w:date="2026-04-04T15:03:52Z" w:initials="R">
    <w:p w14:paraId="32172CFA" w14:textId="77777777" w:rsidR="1B6CE435" w:rsidRDefault="1B6CE435" w:rsidP="1B6CE435">
      <w:r w:rsidR="1B6CE435">
        <w:rPr>
          <w:rStyle w:val="CommentReference"/>
        </w:rPr>
        <w:annotationRef/>
      </w:r>
      <w:r w:rsidR="1B6CE435">
        <w:rPr>
          <w:color w:val="000000"/>
          <w:sz w:val="20"/>
          <w:szCs w:val="20"/>
        </w:rPr>
        <w:t>8. CLAUSE DE NON-SOLLICITATION</w:t>
      </w:r>
    </w:p>
  </w:comment>
  <w:comment w:id="14" w:author="Revue playbook (IA)" w:date="2026-04-04T15:03:52Z" w:initials="R">
    <w:p w14:paraId="065D4DEB" w14:textId="77777777" w:rsidR="1B6CE435" w:rsidRDefault="1B6CE435" w:rsidP="1B6CE435">
      <w:r w:rsidR="1B6CE435">
        <w:rPr>
          <w:rStyle w:val="CommentReference"/>
        </w:rPr>
        <w:annotationRef/>
      </w:r>
      <w:r w:rsidR="1B6CE435">
        <w:rPr>
          <w:color w:val="000000"/>
          <w:sz w:val="20"/>
          <w:szCs w:val="20"/>
        </w:rPr>
        <w:t>8. CLAUSE DE NON-SOLLICITATION</w:t>
      </w:r>
    </w:p>
  </w:comment>
  <w:comment w:id="15" w:author="Revue playbook (IA)" w:date="2026-04-04T15:03:55Z" w:initials="R">
    <w:p w14:paraId="1CEF49DC" w14:textId="77777777" w:rsidR="1B6CE435" w:rsidRDefault="1B6CE435" w:rsidP="1B6CE435">
      <w:r w:rsidR="1B6CE435">
        <w:rPr>
          <w:rStyle w:val="CommentReference"/>
        </w:rPr>
        <w:annotationRef/>
      </w:r>
      <w:r w:rsidR="1B6CE435">
        <w:rPr>
          <w:color w:val="000000"/>
          <w:sz w:val="20"/>
          <w:szCs w:val="20"/>
        </w:rPr>
        <w:t>9. DROIT APPLICABLE ET JURIDICTION</w:t>
      </w:r>
    </w:p>
  </w:comment>
  <w:comment w:id="16" w:author="Revue playbook (IA)" w:date="2026-04-04T15:03:58Z" w:initials="R">
    <w:p w14:paraId="7625D032" w14:textId="77777777" w:rsidR="1B6CE435" w:rsidRDefault="1B6CE435" w:rsidP="1B6CE435">
      <w:r w:rsidR="1B6CE435">
        <w:rPr>
          <w:rStyle w:val="CommentReference"/>
        </w:rPr>
        <w:annotationRef/>
      </w:r>
      <w:r w:rsidR="1B6CE435">
        <w:rPr>
          <w:color w:val="000000"/>
          <w:sz w:val="20"/>
          <w:szCs w:val="20"/>
        </w:rPr>
        <w:t>10. ABSENCE DE LICENCE / PROPRIÉTÉ INTELLECTUELLE</w:t>
      </w:r>
    </w:p>
  </w:comment>
  <w:comment w:id="17" w:author="Revue playbook (IA)" w:date="2026-04-04T15:04:01Z" w:initials="R">
    <w:p w14:paraId="521C86C1" w14:textId="77777777" w:rsidR="1B6CE435" w:rsidRDefault="1B6CE435" w:rsidP="1B6CE435">
      <w:r w:rsidR="1B6CE435">
        <w:rPr>
          <w:rStyle w:val="CommentReference"/>
        </w:rPr>
        <w:annotationRef/>
      </w:r>
      <w:r w:rsidR="1B6CE435">
        <w:rPr>
          <w:color w:val="000000"/>
          <w:sz w:val="20"/>
          <w:szCs w:val="20"/>
        </w:rPr>
        <w:t>11. RESPONSABILITÉ — PRÉJUDICE IRRÉPARABLE</w:t>
      </w:r>
    </w:p>
  </w:comment>
  <w:comment w:id="18" w:author="Revue playbook (IA)" w:date="2026-04-04T15:04:16Z" w:initials="R">
    <w:p w14:paraId="08F1A5FE"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19" w:author="Revue playbook (IA)" w:date="2026-04-04T15:04:16Z" w:initials="R">
    <w:p w14:paraId="53748399"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20" w:author="Revue playbook (IA)" w:date="2026-04-04T15:04:16Z" w:initials="R">
    <w:p w14:paraId="52B4DF5C"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21" w:author="Revue playbook (IA)" w:date="2026-04-04T15:04:16Z" w:initials="R">
    <w:p w14:paraId="066ABFED"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22" w:author="Revue playbook (IA)" w:date="2026-04-04T15:04:16Z" w:initials="R">
    <w:p w14:paraId="1036B2F5"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23" w:author="Revue playbook (IA)" w:date="2026-04-04T15:04:16Z" w:initials="R">
    <w:p w14:paraId="07575C0B"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24" w:author="Revue playbook (IA)" w:date="2026-04-04T15:04:16Z" w:initials="R">
    <w:p w14:paraId="33729A7F"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25" w:author="Revue playbook (IA)" w:date="2026-04-04T15:04:16Z" w:initials="R">
    <w:p w14:paraId="6485109B"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26" w:author="Revue playbook (IA)" w:date="2026-04-04T15:04:16Z" w:initials="R">
    <w:p w14:paraId="247C22BB"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27" w:author="Revue playbook (IA)" w:date="2026-04-04T15:04:16Z" w:initials="R">
    <w:p w14:paraId="1407E7D7"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28" w:author="Revue playbook (IA)" w:date="2026-04-04T15:04:16Z" w:initials="R">
    <w:p w14:paraId="642A115B"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29" w:author="Revue playbook (IA)" w:date="2026-04-04T15:04:16Z" w:initials="R">
    <w:p w14:paraId="15DB8FEC"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30" w:author="Revue playbook (IA)" w:date="2026-04-04T15:04:16Z" w:initials="R">
    <w:p w14:paraId="196C65AA"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31" w:author="Revue playbook (IA)" w:date="2026-04-04T15:04:16Z" w:initials="R">
    <w:p w14:paraId="1EFE5580"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32" w:author="Revue playbook (IA)" w:date="2026-04-04T15:04:16Z" w:initials="R">
    <w:p w14:paraId="3B029C78"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 w:id="33" w:author="Revue playbook (IA)" w:date="2026-04-04T15:04:16Z" w:initials="R">
    <w:p w14:paraId="03522F17" w14:textId="77777777" w:rsidR="1B6CE435" w:rsidRDefault="1B6CE435" w:rsidP="1B6CE435">
      <w:r w:rsidR="1B6CE435">
        <w:rPr>
          <w:rStyle w:val="CommentReference"/>
        </w:rPr>
        <w:annotationRef/>
      </w:r>
      <w:r w:rsidR="1B6CE435">
        <w:rPr>
          <w:color w:val="000000"/>
          <w:sz w:val="20"/>
          <w:szCs w:val="20"/>
        </w:rPr>
        <w:t>12. CARACTÈRE UNILATÉRAL / BILATÉRAL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8E94DA" w15:done="0"/>
  <w15:commentEx w15:paraId="09142BDA" w15:done="0"/>
  <w15:commentEx w15:paraId="24E76E9B" w15:done="0"/>
  <w15:commentEx w15:paraId="51032BF2" w15:done="0"/>
  <w15:commentEx w15:paraId="43C74D23" w15:done="0"/>
  <w15:commentEx w15:paraId="677B52D7" w15:done="0"/>
  <w15:commentEx w15:paraId="0FD43868" w15:done="0"/>
  <w15:commentEx w15:paraId="5CCAB3B2" w15:done="0"/>
  <w15:commentEx w15:paraId="6614E0E5" w15:done="0"/>
  <w15:commentEx w15:paraId="7219B988" w15:done="0"/>
  <w15:commentEx w15:paraId="2DDD31E7" w15:done="0"/>
  <w15:commentEx w15:paraId="610002E8" w15:done="0"/>
  <w15:commentEx w15:paraId="3DE50902" w15:done="0"/>
  <w15:commentEx w15:paraId="32172CFA" w15:done="0"/>
  <w15:commentEx w15:paraId="065D4DEB" w15:done="0"/>
  <w15:commentEx w15:paraId="1CEF49DC" w15:done="0"/>
  <w15:commentEx w15:paraId="7625D032" w15:done="0"/>
  <w15:commentEx w15:paraId="521C86C1" w15:done="0"/>
  <w15:commentEx w15:paraId="08F1A5FE" w15:done="0"/>
  <w15:commentEx w15:paraId="53748399" w15:done="0"/>
  <w15:commentEx w15:paraId="52B4DF5C" w15:done="0"/>
  <w15:commentEx w15:paraId="066ABFED" w15:done="0"/>
  <w15:commentEx w15:paraId="1036B2F5" w15:done="0"/>
  <w15:commentEx w15:paraId="07575C0B" w15:done="0"/>
  <w15:commentEx w15:paraId="33729A7F" w15:done="0"/>
  <w15:commentEx w15:paraId="6485109B" w15:done="0"/>
  <w15:commentEx w15:paraId="247C22BB" w15:done="0"/>
  <w15:commentEx w15:paraId="1407E7D7" w15:done="0"/>
  <w15:commentEx w15:paraId="642A115B" w15:done="0"/>
  <w15:commentEx w15:paraId="15DB8FEC" w15:done="0"/>
  <w15:commentEx w15:paraId="196C65AA" w15:done="0"/>
  <w15:commentEx w15:paraId="1EFE5580" w15:done="0"/>
  <w15:commentEx w15:paraId="3B029C78" w15:done="0"/>
  <w15:commentEx w15:paraId="03522F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C9E5C48" w16cex:dateUtc="2026-04-04T15:03:30Z"/>
  <w16cex:commentExtensible w16cex:durableId="2DF36388" w16cex:dateUtc="2026-04-04T15:03:33Z"/>
  <w16cex:commentExtensible w16cex:durableId="3383B629" w16cex:dateUtc="2026-04-04T15:03:35Z"/>
  <w16cex:commentExtensible w16cex:durableId="18126AEE" w16cex:dateUtc="2026-04-04T15:03:40Z"/>
  <w16cex:commentExtensible w16cex:durableId="6FDFF867" w16cex:dateUtc="2026-04-04T15:03:40Z"/>
  <w16cex:commentExtensible w16cex:durableId="77CC33DA" w16cex:dateUtc="2026-04-04T15:03:40Z"/>
  <w16cex:commentExtensible w16cex:durableId="3096A314" w16cex:dateUtc="2026-04-04T15:03:40Z"/>
  <w16cex:commentExtensible w16cex:durableId="1AC9D7FA" w16cex:dateUtc="2026-04-04T15:03:40Z"/>
  <w16cex:commentExtensible w16cex:durableId="6ED49916" w16cex:dateUtc="2026-04-04T15:03:43Z"/>
  <w16cex:commentExtensible w16cex:durableId="6F76C19D" w16cex:dateUtc="2026-04-04T15:03:47Z"/>
  <w16cex:commentExtensible w16cex:durableId="0152CDAD" w16cex:dateUtc="2026-04-04T15:03:47Z"/>
  <w16cex:commentExtensible w16cex:durableId="63FAF83F" w16cex:dateUtc="2026-04-04T15:03:47Z"/>
  <w16cex:commentExtensible w16cex:durableId="4AE86116" w16cex:dateUtc="2026-04-04T15:03:49Z"/>
  <w16cex:commentExtensible w16cex:durableId="771D944B" w16cex:dateUtc="2026-04-04T15:03:52Z"/>
  <w16cex:commentExtensible w16cex:durableId="06966574" w16cex:dateUtc="2026-04-04T15:03:52Z"/>
  <w16cex:commentExtensible w16cex:durableId="4610F50A" w16cex:dateUtc="2026-04-04T15:03:55Z"/>
  <w16cex:commentExtensible w16cex:durableId="114BBF82" w16cex:dateUtc="2026-04-04T15:03:58Z"/>
  <w16cex:commentExtensible w16cex:durableId="164FA29B" w16cex:dateUtc="2026-04-04T15:04:01Z"/>
  <w16cex:commentExtensible w16cex:durableId="7DF3DD01" w16cex:dateUtc="2026-04-04T15:04:16Z"/>
  <w16cex:commentExtensible w16cex:durableId="7E7F0F6D" w16cex:dateUtc="2026-04-04T15:04:16Z"/>
  <w16cex:commentExtensible w16cex:durableId="73992A01" w16cex:dateUtc="2026-04-04T15:04:16Z"/>
  <w16cex:commentExtensible w16cex:durableId="22C97103" w16cex:dateUtc="2026-04-04T15:04:16Z"/>
  <w16cex:commentExtensible w16cex:durableId="73ED146D" w16cex:dateUtc="2026-04-04T15:04:16Z"/>
  <w16cex:commentExtensible w16cex:durableId="147839AA" w16cex:dateUtc="2026-04-04T15:04:16Z"/>
  <w16cex:commentExtensible w16cex:durableId="4044775B" w16cex:dateUtc="2026-04-04T15:04:16Z"/>
  <w16cex:commentExtensible w16cex:durableId="1A008FA4" w16cex:dateUtc="2026-04-04T15:04:16Z"/>
  <w16cex:commentExtensible w16cex:durableId="2F22F811" w16cex:dateUtc="2026-04-04T15:04:16Z"/>
  <w16cex:commentExtensible w16cex:durableId="6DD91E0A" w16cex:dateUtc="2026-04-04T15:04:16Z"/>
  <w16cex:commentExtensible w16cex:durableId="1A9A1DCA" w16cex:dateUtc="2026-04-04T15:04:16Z"/>
  <w16cex:commentExtensible w16cex:durableId="4E46B8D4" w16cex:dateUtc="2026-04-04T15:04:16Z"/>
  <w16cex:commentExtensible w16cex:durableId="062E0C67" w16cex:dateUtc="2026-04-04T15:04:16Z"/>
  <w16cex:commentExtensible w16cex:durableId="194E5AD9" w16cex:dateUtc="2026-04-04T15:04:16Z"/>
  <w16cex:commentExtensible w16cex:durableId="4119FE94" w16cex:dateUtc="2026-04-04T15:04:16Z"/>
  <w16cex:commentExtensible w16cex:durableId="3B1C2DE5" w16cex:dateUtc="2026-04-04T15:04:1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8E94DA" w16cid:durableId="5C9E5C48"/>
  <w16cid:commentId w16cid:paraId="09142BDA" w16cid:durableId="2DF36388"/>
  <w16cid:commentId w16cid:paraId="24E76E9B" w16cid:durableId="3383B629"/>
  <w16cid:commentId w16cid:paraId="51032BF2" w16cid:durableId="18126AEE"/>
  <w16cid:commentId w16cid:paraId="43C74D23" w16cid:durableId="6FDFF867"/>
  <w16cid:commentId w16cid:paraId="677B52D7" w16cid:durableId="77CC33DA"/>
  <w16cid:commentId w16cid:paraId="0FD43868" w16cid:durableId="3096A314"/>
  <w16cid:commentId w16cid:paraId="5CCAB3B2" w16cid:durableId="1AC9D7FA"/>
  <w16cid:commentId w16cid:paraId="6614E0E5" w16cid:durableId="6ED49916"/>
  <w16cid:commentId w16cid:paraId="7219B988" w16cid:durableId="6F76C19D"/>
  <w16cid:commentId w16cid:paraId="2DDD31E7" w16cid:durableId="0152CDAD"/>
  <w16cid:commentId w16cid:paraId="610002E8" w16cid:durableId="63FAF83F"/>
  <w16cid:commentId w16cid:paraId="3DE50902" w16cid:durableId="4AE86116"/>
  <w16cid:commentId w16cid:paraId="32172CFA" w16cid:durableId="771D944B"/>
  <w16cid:commentId w16cid:paraId="065D4DEB" w16cid:durableId="06966574"/>
  <w16cid:commentId w16cid:paraId="1CEF49DC" w16cid:durableId="4610F50A"/>
  <w16cid:commentId w16cid:paraId="7625D032" w16cid:durableId="114BBF82"/>
  <w16cid:commentId w16cid:paraId="521C86C1" w16cid:durableId="164FA29B"/>
  <w16cid:commentId w16cid:paraId="08F1A5FE" w16cid:durableId="7DF3DD01"/>
  <w16cid:commentId w16cid:paraId="53748399" w16cid:durableId="7E7F0F6D"/>
  <w16cid:commentId w16cid:paraId="52B4DF5C" w16cid:durableId="73992A01"/>
  <w16cid:commentId w16cid:paraId="066ABFED" w16cid:durableId="22C97103"/>
  <w16cid:commentId w16cid:paraId="1036B2F5" w16cid:durableId="73ED146D"/>
  <w16cid:commentId w16cid:paraId="07575C0B" w16cid:durableId="147839AA"/>
  <w16cid:commentId w16cid:paraId="33729A7F" w16cid:durableId="4044775B"/>
  <w16cid:commentId w16cid:paraId="6485109B" w16cid:durableId="1A008FA4"/>
  <w16cid:commentId w16cid:paraId="247C22BB" w16cid:durableId="2F22F811"/>
  <w16cid:commentId w16cid:paraId="1407E7D7" w16cid:durableId="6DD91E0A"/>
  <w16cid:commentId w16cid:paraId="642A115B" w16cid:durableId="1A9A1DCA"/>
  <w16cid:commentId w16cid:paraId="15DB8FEC" w16cid:durableId="4E46B8D4"/>
  <w16cid:commentId w16cid:paraId="196C65AA" w16cid:durableId="062E0C67"/>
  <w16cid:commentId w16cid:paraId="1EFE5580" w16cid:durableId="194E5AD9"/>
  <w16cid:commentId w16cid:paraId="3B029C78" w16cid:durableId="4119FE94"/>
  <w16cid:commentId w16cid:paraId="03522F17" w16cid:durableId="3B1C2D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3239C"/>
    <w:multiLevelType w:val="hybridMultilevel"/>
    <w:tmpl w:val="9AF4E920"/>
    <w:lvl w:ilvl="0" w:tplc="0172B0CE">
      <w:start w:val="1"/>
      <w:numFmt w:val="bullet"/>
      <w:lvlText w:val="•"/>
      <w:lvlJc w:val="left"/>
      <w:pPr>
        <w:ind w:left="720" w:hanging="360"/>
      </w:pPr>
    </w:lvl>
    <w:lvl w:ilvl="1" w:tplc="4B708A2E">
      <w:numFmt w:val="decimal"/>
      <w:lvlText w:val=""/>
      <w:lvlJc w:val="left"/>
    </w:lvl>
    <w:lvl w:ilvl="2" w:tplc="AAB2036A">
      <w:numFmt w:val="decimal"/>
      <w:lvlText w:val=""/>
      <w:lvlJc w:val="left"/>
    </w:lvl>
    <w:lvl w:ilvl="3" w:tplc="4B300162">
      <w:numFmt w:val="decimal"/>
      <w:lvlText w:val=""/>
      <w:lvlJc w:val="left"/>
    </w:lvl>
    <w:lvl w:ilvl="4" w:tplc="6D5611DC">
      <w:numFmt w:val="decimal"/>
      <w:lvlText w:val=""/>
      <w:lvlJc w:val="left"/>
    </w:lvl>
    <w:lvl w:ilvl="5" w:tplc="9AE60F0C">
      <w:numFmt w:val="decimal"/>
      <w:lvlText w:val=""/>
      <w:lvlJc w:val="left"/>
    </w:lvl>
    <w:lvl w:ilvl="6" w:tplc="7E9ED2F8">
      <w:numFmt w:val="decimal"/>
      <w:lvlText w:val=""/>
      <w:lvlJc w:val="left"/>
    </w:lvl>
    <w:lvl w:ilvl="7" w:tplc="0EF420E0">
      <w:numFmt w:val="decimal"/>
      <w:lvlText w:val=""/>
      <w:lvlJc w:val="left"/>
    </w:lvl>
    <w:lvl w:ilvl="8" w:tplc="74682CA0">
      <w:numFmt w:val="decimal"/>
      <w:lvlText w:val=""/>
      <w:lvlJc w:val="left"/>
    </w:lvl>
  </w:abstractNum>
  <w:abstractNum w:abstractNumId="1" w15:restartNumberingAfterBreak="0">
    <w:nsid w:val="3DB63791"/>
    <w:multiLevelType w:val="hybridMultilevel"/>
    <w:tmpl w:val="D24666C8"/>
    <w:lvl w:ilvl="0" w:tplc="89809532">
      <w:start w:val="1"/>
      <w:numFmt w:val="bullet"/>
      <w:lvlText w:val="●"/>
      <w:lvlJc w:val="left"/>
      <w:pPr>
        <w:ind w:left="720" w:hanging="360"/>
      </w:pPr>
    </w:lvl>
    <w:lvl w:ilvl="1" w:tplc="2140E6D0">
      <w:start w:val="1"/>
      <w:numFmt w:val="bullet"/>
      <w:lvlText w:val="○"/>
      <w:lvlJc w:val="left"/>
      <w:pPr>
        <w:ind w:left="1440" w:hanging="360"/>
      </w:pPr>
    </w:lvl>
    <w:lvl w:ilvl="2" w:tplc="37F06682">
      <w:start w:val="1"/>
      <w:numFmt w:val="bullet"/>
      <w:lvlText w:val="■"/>
      <w:lvlJc w:val="left"/>
      <w:pPr>
        <w:ind w:left="2160" w:hanging="360"/>
      </w:pPr>
    </w:lvl>
    <w:lvl w:ilvl="3" w:tplc="FB384B00">
      <w:start w:val="1"/>
      <w:numFmt w:val="bullet"/>
      <w:lvlText w:val="●"/>
      <w:lvlJc w:val="left"/>
      <w:pPr>
        <w:ind w:left="2880" w:hanging="360"/>
      </w:pPr>
    </w:lvl>
    <w:lvl w:ilvl="4" w:tplc="C8F87ECE">
      <w:start w:val="1"/>
      <w:numFmt w:val="bullet"/>
      <w:lvlText w:val="○"/>
      <w:lvlJc w:val="left"/>
      <w:pPr>
        <w:ind w:left="3600" w:hanging="360"/>
      </w:pPr>
    </w:lvl>
    <w:lvl w:ilvl="5" w:tplc="1ED4EC98">
      <w:start w:val="1"/>
      <w:numFmt w:val="bullet"/>
      <w:lvlText w:val="■"/>
      <w:lvlJc w:val="left"/>
      <w:pPr>
        <w:ind w:left="4320" w:hanging="360"/>
      </w:pPr>
    </w:lvl>
    <w:lvl w:ilvl="6" w:tplc="3C24B854">
      <w:start w:val="1"/>
      <w:numFmt w:val="bullet"/>
      <w:lvlText w:val="●"/>
      <w:lvlJc w:val="left"/>
      <w:pPr>
        <w:ind w:left="5040" w:hanging="360"/>
      </w:pPr>
    </w:lvl>
    <w:lvl w:ilvl="7" w:tplc="F1061ADE">
      <w:start w:val="1"/>
      <w:numFmt w:val="bullet"/>
      <w:lvlText w:val="●"/>
      <w:lvlJc w:val="left"/>
      <w:pPr>
        <w:ind w:left="5760" w:hanging="360"/>
      </w:pPr>
    </w:lvl>
    <w:lvl w:ilvl="8" w:tplc="35823D8C">
      <w:start w:val="1"/>
      <w:numFmt w:val="bullet"/>
      <w:lvlText w:val="●"/>
      <w:lvlJc w:val="left"/>
      <w:pPr>
        <w:ind w:left="6480" w:hanging="360"/>
      </w:pPr>
    </w:lvl>
  </w:abstractNum>
  <w:num w:numId="1" w16cid:durableId="255329628">
    <w:abstractNumId w:val="1"/>
    <w:lvlOverride w:ilvl="0">
      <w:startOverride w:val="1"/>
    </w:lvlOverride>
  </w:num>
  <w:num w:numId="2" w16cid:durableId="575558321">
    <w:abstractNumId w:val="0"/>
    <w:lvlOverride w:ilvl="0">
      <w:startOverride w:val="1"/>
    </w:lvlOverride>
  </w:num>
</w:numbering>
</file>

<file path=word/people.xml><?xml version="1.0" encoding="utf-8"?>
<w15:people xmlns:w15="http://schemas.microsoft.com/office/word/2012/wordml">
  <w15:person w15:author="Revue playbook (IA)">
    <w15:presenceInfo w15:providerId="None" w15:userId="Revue playbook (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B3B"/>
    <w:rsid w:val="00264CE0"/>
    <w:rsid w:val="00C00B3B"/>
    <w:rsid w:val="00C86B91"/>
    <w:rsid w:val="00EF037F"/>
    <w:rsid w:val="1B6CE4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2071EAD"/>
  <w15:docId w15:val="{528CE1C9-41CE-1F40-B192-17F75B346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3864"/>
      <w:sz w:val="26"/>
      <w:szCs w:val="26"/>
    </w:rPr>
  </w:style>
  <w:style w:type="paragraph" w:styleId="Titre2">
    <w:name w:val="heading 2"/>
    <w:uiPriority w:val="9"/>
    <w:semiHidden/>
    <w:unhideWhenUsed/>
    <w:qFormat/>
    <w:pPr>
      <w:spacing w:before="240" w:after="120"/>
      <w:outlineLvl w:val="1"/>
    </w:pPr>
    <w:rPr>
      <w:b/>
      <w:bCs/>
      <w:color w:val="2E559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microsoft.com/office/2011/relationships/people" Target="people.xml"/><Relationship Id="rId8" Type="http://schemas.openxmlformats.org/officeDocument/2006/relationships/comments" Target="comments.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1204</Words>
  <Characters>6622</Characters>
  <Application>Microsoft Office Word</Application>
  <DocSecurity>0</DocSecurity>
  <Lines>55</Lines>
  <Paragraphs>15</Paragraphs>
  <ScaleCrop>false</ScaleCrop>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Dupuy De La Grand'Rive (Student at CentraleSupelec)</cp:lastModifiedBy>
  <cp:revision>2</cp:revision>
  <dcterms:created xsi:type="dcterms:W3CDTF">2026-04-04T13:11:00Z</dcterms:created>
  <dcterms:modified xsi:type="dcterms:W3CDTF">2026-04-04T13:11:00Z</dcterms:modified>
</cp:coreProperties>
</file>